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Heebo" w:cs="Heebo" w:eastAsia="Heebo" w:hAnsi="Heebo"/>
        </w:rPr>
      </w:pPr>
      <w:bookmarkStart w:colFirst="0" w:colLast="0" w:name="_3u1cs8cjt6ot" w:id="0"/>
      <w:bookmarkEnd w:id="0"/>
      <w:r w:rsidDel="00000000" w:rsidR="00000000" w:rsidRPr="00000000">
        <w:rPr>
          <w:rFonts w:ascii="Heebo" w:cs="Heebo" w:eastAsia="Heebo" w:hAnsi="Heebo"/>
          <w:rtl w:val="0"/>
        </w:rPr>
        <w:t xml:space="preserve">Cauti</w:t>
      </w:r>
      <w:commentRangeStart w:id="0"/>
      <w:r w:rsidDel="00000000" w:rsidR="00000000" w:rsidRPr="00000000">
        <w:rPr>
          <w:rFonts w:ascii="Heebo" w:cs="Heebo" w:eastAsia="Heebo" w:hAnsi="Heebo"/>
          <w:rtl w:val="0"/>
        </w:rPr>
        <w:t xml:space="preserve">verio Voluntario:</w:t>
      </w:r>
    </w:p>
    <w:p w:rsidR="00000000" w:rsidDel="00000000" w:rsidP="00000000" w:rsidRDefault="00000000" w:rsidRPr="00000000" w14:paraId="00000002">
      <w:pPr>
        <w:pStyle w:val="Title"/>
        <w:spacing w:after="0" w:line="360" w:lineRule="auto"/>
        <w:jc w:val="center"/>
        <w:rPr>
          <w:rFonts w:ascii="Heebo" w:cs="Heebo" w:eastAsia="Heebo" w:hAnsi="Heebo"/>
        </w:rPr>
      </w:pPr>
      <w:bookmarkStart w:colFirst="0" w:colLast="0" w:name="_fbmq6rr5he3u" w:id="1"/>
      <w:bookmarkEnd w:id="1"/>
      <w:r w:rsidDel="00000000" w:rsidR="00000000" w:rsidRPr="00000000">
        <w:rPr>
          <w:rFonts w:ascii="Heebo" w:cs="Heebo" w:eastAsia="Heebo" w:hAnsi="Heebo"/>
          <w:rtl w:val="0"/>
        </w:rPr>
        <w:t xml:space="preserve">Cómo se diseña la lib</w:t>
      </w:r>
      <w:commentRangeEnd w:id="0"/>
      <w:r w:rsidDel="00000000" w:rsidR="00000000" w:rsidRPr="00000000">
        <w:commentReference w:id="0"/>
      </w:r>
      <w:commentRangeStart w:id="1"/>
      <w:r w:rsidDel="00000000" w:rsidR="00000000" w:rsidRPr="00000000">
        <w:rPr>
          <w:rFonts w:ascii="Heebo" w:cs="Heebo" w:eastAsia="Heebo" w:hAnsi="Heebo"/>
          <w:rtl w:val="0"/>
        </w:rPr>
        <w:t xml:space="preserve">ertad</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4">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5">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7">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8">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9">
      <w:pPr>
        <w:pStyle w:val="Subtitle"/>
        <w:spacing w:line="360" w:lineRule="auto"/>
        <w:rPr>
          <w:rFonts w:ascii="Heebo" w:cs="Heebo" w:eastAsia="Heebo" w:hAnsi="Heebo"/>
        </w:rPr>
      </w:pPr>
      <w:bookmarkStart w:colFirst="0" w:colLast="0" w:name="_5lo75dxounnq" w:id="2"/>
      <w:bookmarkEnd w:id="2"/>
      <w:r w:rsidDel="00000000" w:rsidR="00000000" w:rsidRPr="00000000">
        <w:rPr>
          <w:rtl w:val="0"/>
        </w:rPr>
      </w:r>
    </w:p>
    <w:p w:rsidR="00000000" w:rsidDel="00000000" w:rsidP="00000000" w:rsidRDefault="00000000" w:rsidRPr="00000000" w14:paraId="0000000A">
      <w:pPr>
        <w:pStyle w:val="Subtitle"/>
        <w:spacing w:line="360" w:lineRule="auto"/>
        <w:jc w:val="center"/>
        <w:rPr>
          <w:rFonts w:ascii="Heebo" w:cs="Heebo" w:eastAsia="Heebo" w:hAnsi="Heebo"/>
        </w:rPr>
      </w:pPr>
      <w:bookmarkStart w:colFirst="0" w:colLast="0" w:name="_ssuhhiwgnd4l" w:id="3"/>
      <w:bookmarkEnd w:id="3"/>
      <w:r w:rsidDel="00000000" w:rsidR="00000000" w:rsidRPr="00000000">
        <w:rPr>
          <w:rFonts w:ascii="Heebo" w:cs="Heebo" w:eastAsia="Heebo" w:hAnsi="Heebo"/>
          <w:rtl w:val="0"/>
        </w:rPr>
        <w:t xml:space="preserve">"Diseño de un ecosistema orientado a una relación más consciente con la tecnología".</w:t>
      </w:r>
    </w:p>
    <w:p w:rsidR="00000000" w:rsidDel="00000000" w:rsidP="00000000" w:rsidRDefault="00000000" w:rsidRPr="00000000" w14:paraId="0000000B">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C">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D">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E">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0F">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0">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1">
      <w:pPr>
        <w:spacing w:line="360" w:lineRule="auto"/>
        <w:jc w:val="cente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12">
      <w:pPr>
        <w:jc w:val="left"/>
        <w:rPr>
          <w:rFonts w:ascii="Heebo" w:cs="Heebo" w:eastAsia="Heebo" w:hAnsi="Heebo"/>
        </w:rPr>
      </w:pPr>
      <w:r w:rsidDel="00000000" w:rsidR="00000000" w:rsidRPr="00000000">
        <w:rPr>
          <w:rtl w:val="0"/>
        </w:rPr>
      </w:r>
    </w:p>
    <w:p w:rsidR="00000000" w:rsidDel="00000000" w:rsidP="00000000" w:rsidRDefault="00000000" w:rsidRPr="00000000" w14:paraId="00000013">
      <w:pPr>
        <w:jc w:val="right"/>
        <w:rPr>
          <w:rFonts w:ascii="Heebo" w:cs="Heebo" w:eastAsia="Heebo" w:hAnsi="Heebo"/>
        </w:rPr>
      </w:pPr>
      <w:r w:rsidDel="00000000" w:rsidR="00000000" w:rsidRPr="00000000">
        <w:rPr>
          <w:rtl w:val="0"/>
        </w:rPr>
      </w:r>
    </w:p>
    <w:p w:rsidR="00000000" w:rsidDel="00000000" w:rsidP="00000000" w:rsidRDefault="00000000" w:rsidRPr="00000000" w14:paraId="00000014">
      <w:pPr>
        <w:jc w:val="right"/>
        <w:rPr>
          <w:rFonts w:ascii="Heebo" w:cs="Heebo" w:eastAsia="Heebo" w:hAnsi="Heebo"/>
        </w:rPr>
      </w:pPr>
      <w:r w:rsidDel="00000000" w:rsidR="00000000" w:rsidRPr="00000000">
        <w:rPr>
          <w:rtl w:val="0"/>
        </w:rPr>
      </w:r>
    </w:p>
    <w:p w:rsidR="00000000" w:rsidDel="00000000" w:rsidP="00000000" w:rsidRDefault="00000000" w:rsidRPr="00000000" w14:paraId="00000015">
      <w:pPr>
        <w:jc w:val="right"/>
        <w:rPr>
          <w:rFonts w:ascii="Heebo" w:cs="Heebo" w:eastAsia="Heebo" w:hAnsi="Heebo"/>
        </w:rPr>
      </w:pPr>
      <w:r w:rsidDel="00000000" w:rsidR="00000000" w:rsidRPr="00000000">
        <w:rPr>
          <w:rtl w:val="0"/>
        </w:rPr>
      </w:r>
    </w:p>
    <w:p w:rsidR="00000000" w:rsidDel="00000000" w:rsidP="00000000" w:rsidRDefault="00000000" w:rsidRPr="00000000" w14:paraId="00000016">
      <w:pPr>
        <w:jc w:val="left"/>
        <w:rPr>
          <w:rFonts w:ascii="Heebo" w:cs="Heebo" w:eastAsia="Heebo" w:hAnsi="Heebo"/>
        </w:rPr>
      </w:pPr>
      <w:r w:rsidDel="00000000" w:rsidR="00000000" w:rsidRPr="00000000">
        <w:rPr>
          <w:rtl w:val="0"/>
        </w:rPr>
      </w:r>
    </w:p>
    <w:p w:rsidR="00000000" w:rsidDel="00000000" w:rsidP="00000000" w:rsidRDefault="00000000" w:rsidRPr="00000000" w14:paraId="00000017">
      <w:pPr>
        <w:jc w:val="left"/>
        <w:rPr>
          <w:rFonts w:ascii="Heebo" w:cs="Heebo" w:eastAsia="Heebo" w:hAnsi="Heebo"/>
        </w:rPr>
      </w:pPr>
      <w:r w:rsidDel="00000000" w:rsidR="00000000" w:rsidRPr="00000000">
        <w:rPr>
          <w:rtl w:val="0"/>
        </w:rPr>
      </w:r>
    </w:p>
    <w:p w:rsidR="00000000" w:rsidDel="00000000" w:rsidP="00000000" w:rsidRDefault="00000000" w:rsidRPr="00000000" w14:paraId="00000018">
      <w:pPr>
        <w:jc w:val="right"/>
        <w:rPr>
          <w:rFonts w:ascii="Heebo" w:cs="Heebo" w:eastAsia="Heebo" w:hAnsi="Heebo"/>
        </w:rPr>
      </w:pPr>
      <w:commentRangeStart w:id="2"/>
      <w:r w:rsidDel="00000000" w:rsidR="00000000" w:rsidRPr="00000000">
        <w:rPr>
          <w:rFonts w:ascii="Heebo" w:cs="Heebo" w:eastAsia="Heebo" w:hAnsi="Heebo"/>
          <w:rtl w:val="0"/>
        </w:rPr>
        <w:t xml:space="preserve">Santiago|</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jc w:val="right"/>
        <w:rPr>
          <w:rFonts w:ascii="Heebo" w:cs="Heebo" w:eastAsia="Heebo" w:hAnsi="Heebo"/>
        </w:rPr>
      </w:pPr>
      <w:r w:rsidDel="00000000" w:rsidR="00000000" w:rsidRPr="00000000">
        <w:rPr>
          <w:rFonts w:ascii="Heebo" w:cs="Heebo" w:eastAsia="Heebo" w:hAnsi="Heebo"/>
          <w:rtl w:val="0"/>
        </w:rPr>
        <w:t xml:space="preserve">Gaete|</w:t>
      </w:r>
    </w:p>
    <w:p w:rsidR="00000000" w:rsidDel="00000000" w:rsidP="00000000" w:rsidRDefault="00000000" w:rsidRPr="00000000" w14:paraId="0000001A">
      <w:pPr>
        <w:jc w:val="right"/>
        <w:rPr>
          <w:rFonts w:ascii="Heebo" w:cs="Heebo" w:eastAsia="Heebo" w:hAnsi="Heebo"/>
        </w:rPr>
      </w:pPr>
      <w:r w:rsidDel="00000000" w:rsidR="00000000" w:rsidRPr="00000000">
        <w:rPr>
          <w:rFonts w:ascii="Heebo" w:cs="Heebo" w:eastAsia="Heebo" w:hAnsi="Heebo"/>
          <w:rtl w:val="0"/>
        </w:rPr>
        <w:t xml:space="preserve">Fernández|</w:t>
      </w:r>
    </w:p>
    <w:p w:rsidR="00000000" w:rsidDel="00000000" w:rsidP="00000000" w:rsidRDefault="00000000" w:rsidRPr="00000000" w14:paraId="0000001B">
      <w:pPr>
        <w:pStyle w:val="Heading1"/>
        <w:spacing w:line="360" w:lineRule="auto"/>
        <w:rPr/>
      </w:pPr>
      <w:bookmarkStart w:colFirst="0" w:colLast="0" w:name="_h2f800kwfq61" w:id="4"/>
      <w:bookmarkEnd w:id="4"/>
      <w:r w:rsidDel="00000000" w:rsidR="00000000" w:rsidRPr="00000000">
        <w:rPr>
          <w:rtl w:val="0"/>
        </w:rPr>
        <w:t xml:space="preserve">Índice</w:t>
      </w:r>
    </w:p>
    <w:sdt>
      <w:sdtPr>
        <w:id w:val="1769117285"/>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2f800kwfq6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z365umprjiq">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1. Preliminares</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hxobmkxz7m">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1.1. Abstract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frm8tjc9u0x">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1.2. Agradecimientos</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wdtoodflb0">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1.3. Motivación Personal</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b8tbmtvt6t1">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dwnnoqyci2">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2.1 Introducción</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zhjd3s1uy9">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2.2 Biología Humana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puks3l5ft">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2.3 Diseño UX/UI</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chomjf1tno">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2.4 Économía de la Atención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9ibsa79j84">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2.5 Conclusión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8lwqp5s62mh">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3. Planteamiento de la Problemática</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7qgdy2zuo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Datos del Problema</w:t>
              <w:tab/>
              <w:t xml:space="preserve">15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rs0q9yp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Aristas del Problema</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sp1rvlg36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Oportunidad de Diseño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t1prahq85gk">
            <w:r w:rsidDel="00000000" w:rsidR="00000000" w:rsidRPr="00000000">
              <w:rPr>
                <w:rFonts w:ascii="Heebo" w:cs="Heebo" w:eastAsia="Heebo" w:hAnsi="Heebo"/>
                <w:b w:val="1"/>
                <w:bCs w:val="1"/>
                <w:i w:val="0"/>
                <w:iCs w:val="0"/>
                <w:smallCaps w:val="0"/>
                <w:strike w:val="0"/>
                <w:color w:val="000000"/>
                <w:sz w:val="20"/>
                <w:szCs w:val="20"/>
                <w:u w:val="none"/>
                <w:shd w:fill="auto" w:val="clear"/>
                <w:vertAlign w:val="baseline"/>
                <w:rtl w:val="0"/>
              </w:rPr>
              <w:t xml:space="preserve">4. Formulación de Proyecto</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3qec2aqhjs">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4.1 Hipótesis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lbkj5m76qc">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 Objetivos</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sze5g4lwpi">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4.2.1 Objetivo General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gyp8i86cfv">
            <w:r w:rsidDel="00000000" w:rsidR="00000000" w:rsidRPr="00000000">
              <w:rPr>
                <w:rFonts w:ascii="Heebo" w:cs="Heebo" w:eastAsia="Heebo" w:hAnsi="Heebo"/>
                <w:b w:val="0"/>
                <w:bCs w:val="0"/>
                <w:i w:val="0"/>
                <w:iCs w:val="0"/>
                <w:smallCaps w:val="0"/>
                <w:strike w:val="0"/>
                <w:color w:val="000000"/>
                <w:sz w:val="20"/>
                <w:szCs w:val="20"/>
                <w:u w:val="none"/>
                <w:shd w:fill="auto" w:val="clear"/>
                <w:vertAlign w:val="baseline"/>
                <w:rtl w:val="0"/>
              </w:rPr>
              <w:t xml:space="preserve">4.2.2 Objetivos específicos</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q2omj5ejqq">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4.3. Mapa de Actores</w:t>
              <w:tab/>
              <w:t xml:space="preserve">16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l0pttxez0de">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 Definición de Proyectos</w:t>
              <w:tab/>
              <w:t xml:space="preserve">17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19qr5ni7zl">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4.4.1. ¿Qué?</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3phelmc1tlq">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4.4.2. ¿Por qué?</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4t5c2a27099">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4.4.3. ¿Cómo?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9mmaoo1ngk">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4.4.4. ¿Dónde y Cuándo?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2tbpv1exa55">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4.5. Metodología y Plan de Trabajo</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z87jsevql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1: Investigación</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8plxe82fiy">
            <w:r w:rsidDel="00000000" w:rsidR="00000000" w:rsidRPr="00000000">
              <w:rPr>
                <w:rFonts w:ascii="Heebo" w:cs="Heebo" w:eastAsia="Heebo" w:hAnsi="Heebo"/>
                <w:b w:val="0"/>
                <w:bCs w:val="0"/>
                <w:i w:val="0"/>
                <w:iCs w:val="0"/>
                <w:smallCaps w:val="0"/>
                <w:strike w:val="0"/>
                <w:color w:val="000000"/>
                <w:sz w:val="22"/>
                <w:szCs w:val="22"/>
                <w:u w:val="none"/>
                <w:shd w:fill="auto" w:val="clear"/>
                <w:vertAlign w:val="baseline"/>
                <w:rtl w:val="0"/>
              </w:rPr>
              <w:t xml:space="preserve">Etapa 2: Prototipado</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3x7ayq6k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Etapa 3: Validación</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2lls7th06d">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5. Propuesta Proyectual</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b7dkitoq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Abanico de Posibilidades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q1kecdaa0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Descripción de la Intervención</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h0gt4n1bn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Escenario de Uso</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xa6sjo8mk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Medición de Impacto</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s2w6ma0ztgo">
            <w:r w:rsidDel="00000000" w:rsidR="00000000" w:rsidRPr="00000000">
              <w:rPr>
                <w:rFonts w:ascii="Heebo" w:cs="Heebo" w:eastAsia="Heebo" w:hAnsi="Heebo"/>
                <w:b w:val="1"/>
                <w:bCs w:val="1"/>
                <w:i w:val="0"/>
                <w:iCs w:val="0"/>
                <w:smallCaps w:val="0"/>
                <w:strike w:val="0"/>
                <w:color w:val="000000"/>
                <w:sz w:val="22"/>
                <w:szCs w:val="22"/>
                <w:u w:val="none"/>
                <w:shd w:fill="auto" w:val="clear"/>
                <w:vertAlign w:val="baseline"/>
                <w:rtl w:val="0"/>
              </w:rPr>
              <w:t xml:space="preserve">6. Bibliografía</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numPr>
          <w:ilvl w:val="0"/>
          <w:numId w:val="8"/>
        </w:numPr>
        <w:spacing w:line="360" w:lineRule="auto"/>
        <w:ind w:left="720" w:hanging="360"/>
        <w:rPr/>
      </w:pPr>
      <w:bookmarkStart w:colFirst="0" w:colLast="0" w:name="_cz365umprjiq" w:id="5"/>
      <w:bookmarkEnd w:id="5"/>
      <w:r w:rsidDel="00000000" w:rsidR="00000000" w:rsidRPr="00000000">
        <w:rPr>
          <w:rtl w:val="0"/>
        </w:rPr>
        <w:t xml:space="preserve">Preliminares</w:t>
      </w:r>
    </w:p>
    <w:p w:rsidR="00000000" w:rsidDel="00000000" w:rsidP="00000000" w:rsidRDefault="00000000" w:rsidRPr="00000000" w14:paraId="00000041">
      <w:pPr>
        <w:pStyle w:val="Heading2"/>
        <w:rPr/>
      </w:pPr>
      <w:bookmarkStart w:colFirst="0" w:colLast="0" w:name="_u0hxobmkxz7m" w:id="6"/>
      <w:bookmarkEnd w:id="6"/>
      <w:r w:rsidDel="00000000" w:rsidR="00000000" w:rsidRPr="00000000">
        <w:rPr>
          <w:rtl w:val="0"/>
        </w:rPr>
        <w:t xml:space="preserve">1.1. Abstract</w:t>
      </w:r>
    </w:p>
    <w:p w:rsidR="00000000" w:rsidDel="00000000" w:rsidP="00000000" w:rsidRDefault="00000000" w:rsidRPr="00000000" w14:paraId="00000042">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3">
      <w:pPr>
        <w:pStyle w:val="Heading2"/>
        <w:rPr/>
      </w:pPr>
      <w:bookmarkStart w:colFirst="0" w:colLast="0" w:name="_cfrm8tjc9u0x" w:id="7"/>
      <w:bookmarkEnd w:id="7"/>
      <w:r w:rsidDel="00000000" w:rsidR="00000000" w:rsidRPr="00000000">
        <w:rPr>
          <w:rtl w:val="0"/>
        </w:rPr>
        <w:t xml:space="preserve">1.2. Agradecimientos</w:t>
      </w:r>
    </w:p>
    <w:p w:rsidR="00000000" w:rsidDel="00000000" w:rsidP="00000000" w:rsidRDefault="00000000" w:rsidRPr="00000000" w14:paraId="00000044">
      <w:pPr>
        <w:rPr>
          <w:rFonts w:ascii="Heebo" w:cs="Heebo" w:eastAsia="Heebo" w:hAnsi="Heebo"/>
        </w:rPr>
      </w:pPr>
      <w:r w:rsidDel="00000000" w:rsidR="00000000" w:rsidRPr="00000000">
        <w:rPr>
          <w:rFonts w:ascii="Heebo" w:cs="Heebo" w:eastAsia="Heebo" w:hAnsi="Heebo"/>
          <w:rtl w:val="0"/>
        </w:rPr>
        <w:t xml:space="preserve">Solo enunciado en esta entrega</w:t>
      </w:r>
    </w:p>
    <w:p w:rsidR="00000000" w:rsidDel="00000000" w:rsidP="00000000" w:rsidRDefault="00000000" w:rsidRPr="00000000" w14:paraId="00000045">
      <w:pPr>
        <w:rPr>
          <w:rFonts w:ascii="Heebo" w:cs="Heebo" w:eastAsia="Heebo" w:hAnsi="Heebo"/>
        </w:rPr>
      </w:pPr>
      <w:r w:rsidDel="00000000" w:rsidR="00000000" w:rsidRPr="00000000">
        <w:rPr>
          <w:rtl w:val="0"/>
        </w:rPr>
      </w:r>
    </w:p>
    <w:p w:rsidR="00000000" w:rsidDel="00000000" w:rsidP="00000000" w:rsidRDefault="00000000" w:rsidRPr="00000000" w14:paraId="00000046">
      <w:pPr>
        <w:pStyle w:val="Heading2"/>
        <w:spacing w:after="0" w:before="0" w:line="360" w:lineRule="auto"/>
        <w:rPr/>
      </w:pPr>
      <w:bookmarkStart w:colFirst="0" w:colLast="0" w:name="_ubwdtoodflb0" w:id="8"/>
      <w:bookmarkEnd w:id="8"/>
      <w:r w:rsidDel="00000000" w:rsidR="00000000" w:rsidRPr="00000000">
        <w:rPr>
          <w:rtl w:val="0"/>
        </w:rPr>
        <w:t xml:space="preserve">1.3. Motivación Personal</w:t>
      </w:r>
    </w:p>
    <w:p w:rsidR="00000000" w:rsidDel="00000000" w:rsidP="00000000" w:rsidRDefault="00000000" w:rsidRPr="00000000" w14:paraId="00000047">
      <w:pPr>
        <w:spacing w:after="0" w:line="360" w:lineRule="auto"/>
        <w:rPr/>
      </w:pPr>
      <w:r w:rsidDel="00000000" w:rsidR="00000000" w:rsidRPr="00000000">
        <w:rPr>
          <w:rtl w:val="0"/>
        </w:rPr>
        <w:t xml:space="preserve">El smartphone</w:t>
      </w:r>
      <w:del w:author="AARÓN MONTOYA MORAGA" w:id="0" w:date="2026-06-16T14:37:49Z">
        <w:r w:rsidDel="00000000" w:rsidR="00000000" w:rsidRPr="00000000">
          <w:rPr>
            <w:rtl w:val="0"/>
          </w:rPr>
          <w:delText xml:space="preserve"> moderno</w:delText>
        </w:r>
      </w:del>
      <w:r w:rsidDel="00000000" w:rsidR="00000000" w:rsidRPr="00000000">
        <w:rPr>
          <w:rtl w:val="0"/>
        </w:rPr>
        <w:t xml:space="preserve"> se plantea como una herramienta multifacética capaz de cumplir cientos de tareas según el contexto del usuario.</w:t>
      </w:r>
      <w:del w:author="AARÓN MONTOYA MORAGA" w:id="1" w:date="2026-06-16T14:38:03Z">
        <w:r w:rsidDel="00000000" w:rsidR="00000000" w:rsidRPr="00000000">
          <w:rPr>
            <w:rtl w:val="0"/>
          </w:rPr>
          <w:delText xml:space="preserve"> Por un lado, </w:delText>
        </w:r>
      </w:del>
      <w:r w:rsidDel="00000000" w:rsidR="00000000" w:rsidRPr="00000000">
        <w:rPr>
          <w:rtl w:val="0"/>
        </w:rPr>
        <w:t xml:space="preserve">nos da acceso a prácticamente toda la información acumulada por la humanidad;</w:t>
      </w:r>
      <w:del w:author="AARÓN MONTOYA MORAGA" w:id="2" w:date="2026-06-16T14:38:11Z">
        <w:r w:rsidDel="00000000" w:rsidR="00000000" w:rsidRPr="00000000">
          <w:rPr>
            <w:rtl w:val="0"/>
          </w:rPr>
          <w:delText xml:space="preserve"> por otro, </w:delText>
        </w:r>
      </w:del>
      <w:r w:rsidDel="00000000" w:rsidR="00000000" w:rsidRPr="00000000">
        <w:rPr>
          <w:rtl w:val="0"/>
        </w:rPr>
        <w:t xml:space="preserve">nos entrega contenido lo suficientemente estimulante como para alejarnos de nuestros propios pensamientos mientras el cerebro se desborda con un reel. Es, a la vez, la herramienta que nos acerca a todo el conocimiento y la que nos mantiene al margen de él.</w:t>
      </w:r>
    </w:p>
    <w:p w:rsidR="00000000" w:rsidDel="00000000" w:rsidP="00000000" w:rsidRDefault="00000000" w:rsidRPr="00000000" w14:paraId="00000048">
      <w:pPr>
        <w:spacing w:after="300" w:before="300" w:line="360" w:lineRule="auto"/>
        <w:rPr/>
      </w:pPr>
      <w:commentRangeStart w:id="3"/>
      <w:r w:rsidDel="00000000" w:rsidR="00000000" w:rsidRPr="00000000">
        <w:rPr>
          <w:rtl w:val="0"/>
        </w:rPr>
        <w:t xml:space="preserve">Durante la pandemia de 2020, mi tiempo libre aumentó drásticamente. Pasé de usar el celular en los recreos y un par de horas tras las clases, a tener jornadas casi completas disponibles. Al principio intenté sostener mis pasatiempos, pero inevitablemente llegó el punto en que me quedé sin cosas que hacer, y mi tiempo de pantalla empezó a crecer.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9">
      <w:pPr>
        <w:spacing w:after="300" w:before="300" w:line="360" w:lineRule="auto"/>
        <w:rPr/>
      </w:pPr>
      <w:r w:rsidDel="00000000" w:rsidR="00000000" w:rsidRPr="00000000">
        <w:rPr>
          <w:rtl w:val="0"/>
        </w:rPr>
        <w:t xml:space="preserve">Fue entonces cuando noté algo: al detener una sesión de scroll en TikTok, Instagram o YouTube, sentía un desagrado que solo se calmaba volviendo a scrollear. "Muy similar a una adicción", pensé. Ese insight abrió las preguntas que sostienen este proyecto: </w:t>
      </w:r>
      <w:commentRangeStart w:id="4"/>
      <w:r w:rsidDel="00000000" w:rsidR="00000000" w:rsidRPr="00000000">
        <w:rPr>
          <w:rtl w:val="0"/>
        </w:rPr>
        <w:t xml:space="preserve">¿qué hace a estas plataformas tan enganchantes, y por qué están diseñadas para serlo?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A">
      <w:pPr>
        <w:spacing w:after="300" w:before="300" w:line="360" w:lineRule="auto"/>
        <w:rPr/>
      </w:pPr>
      <w:r w:rsidDel="00000000" w:rsidR="00000000" w:rsidRPr="00000000">
        <w:rPr>
          <w:rtl w:val="0"/>
        </w:rPr>
        <w:t xml:space="preserve">Inicié entonces un proceso —que aún vivo— de poner límites a mi uso: pantalla en blanco y negro, apps de bloqueo, mascotas virtuales que recompensan el desuso, desinstalar las aplicaciones más absorbentes. Cada estrategia funcionó entre dos días y un mes, pero mi tiempo de pantalla siempre terminaba regresando a su</w:t>
      </w:r>
      <w:ins w:author="AARÓN MONTOYA MORAGA" w:id="3" w:date="2026-06-16T14:38:59Z">
        <w:r w:rsidDel="00000000" w:rsidR="00000000" w:rsidRPr="00000000">
          <w:rPr>
            <w:rtl w:val="0"/>
          </w:rPr>
          <w:t xml:space="preserve"> alto uso de base</w:t>
        </w:r>
      </w:ins>
      <w:del w:author="AARÓN MONTOYA MORAGA" w:id="3" w:date="2026-06-16T14:38:59Z">
        <w:r w:rsidDel="00000000" w:rsidR="00000000" w:rsidRPr="00000000">
          <w:rPr>
            <w:rtl w:val="0"/>
          </w:rPr>
          <w:delText xml:space="preserve"> punto</w:delText>
        </w:r>
      </w:del>
      <w:r w:rsidDel="00000000" w:rsidR="00000000" w:rsidRPr="00000000">
        <w:rPr>
          <w:rtl w:val="0"/>
        </w:rPr>
        <w:t xml:space="preserve"> inicial. Mi intención de reducirlo nunca disminuyó; simplemente, los mecanismos de diseño eran lo bastante efectivos como para doblegar mi voluntad.</w:t>
      </w:r>
    </w:p>
    <w:p w:rsidR="00000000" w:rsidDel="00000000" w:rsidP="00000000" w:rsidRDefault="00000000" w:rsidRPr="00000000" w14:paraId="0000004B">
      <w:pPr>
        <w:spacing w:after="300" w:before="300" w:line="360" w:lineRule="auto"/>
        <w:rPr>
          <w:ins w:author="AARÓN MONTOYA MORAGA" w:id="4" w:date="2026-06-16T14:39:43Z"/>
        </w:rPr>
      </w:pPr>
      <w:r w:rsidDel="00000000" w:rsidR="00000000" w:rsidRPr="00000000">
        <w:rPr>
          <w:rtl w:val="0"/>
        </w:rPr>
        <w:t xml:space="preserve">Ese proceso me llevó a </w:t>
      </w:r>
      <w:commentRangeStart w:id="5"/>
      <w:r w:rsidDel="00000000" w:rsidR="00000000" w:rsidRPr="00000000">
        <w:rPr>
          <w:rtl w:val="0"/>
        </w:rPr>
        <w:t xml:space="preserve">una </w:t>
      </w:r>
      <w:commentRangeEnd w:id="5"/>
      <w:r w:rsidDel="00000000" w:rsidR="00000000" w:rsidRPr="00000000">
        <w:commentReference w:id="5"/>
      </w:r>
      <w:r w:rsidDel="00000000" w:rsidR="00000000" w:rsidRPr="00000000">
        <w:rPr>
          <w:rtl w:val="0"/>
        </w:rPr>
        <w:t xml:space="preserve">conclusión que define este proyecto: el problema no es una falta de voluntad individual, sino un diseño que vulnera activamente nuestra capacidad de decisión consciente. De esa comprensión nace la necesidad de apartarse del celular para construir una relación más amable con la tecnología.</w:t>
      </w:r>
      <w:ins w:author="AARÓN MONTOYA MORAGA" w:id="4" w:date="2026-06-16T14:39:43Z">
        <w:r w:rsidDel="00000000" w:rsidR="00000000" w:rsidRPr="00000000">
          <w:rPr>
            <w:rtl w:val="0"/>
          </w:rPr>
        </w:r>
      </w:ins>
    </w:p>
    <w:p w:rsidR="00000000" w:rsidDel="00000000" w:rsidP="00000000" w:rsidRDefault="00000000" w:rsidRPr="00000000" w14:paraId="0000004C">
      <w:pPr>
        <w:spacing w:after="300" w:before="300" w:line="360" w:lineRule="auto"/>
        <w:rPr>
          <w:rFonts w:ascii="Heebo" w:cs="Heebo" w:eastAsia="Heebo" w:hAnsi="Heebo"/>
          <w:sz w:val="20"/>
          <w:szCs w:val="20"/>
        </w:rPr>
      </w:pPr>
      <w:ins w:author="AARÓN MONTOYA MORAGA" w:id="4" w:date="2026-06-16T14:39:43Z">
        <w:r w:rsidDel="00000000" w:rsidR="00000000" w:rsidRPr="00000000">
          <w:rPr>
            <w:rFonts w:ascii="Heebo" w:cs="Heebo" w:eastAsia="Heebo" w:hAnsi="Heebo"/>
            <w:sz w:val="20"/>
            <w:szCs w:val="20"/>
            <w:rtl w:val="0"/>
          </w:rPr>
          <w:t xml:space="preserve">ver la campaña que hizo Nan Goldin en contra de las drogas y las familias que profitaron de ellas.</w:t>
        </w:r>
      </w:ins>
      <w:r w:rsidDel="00000000" w:rsidR="00000000" w:rsidRPr="00000000">
        <w:rPr>
          <w:rtl w:val="0"/>
        </w:rPr>
      </w:r>
    </w:p>
    <w:p w:rsidR="00000000" w:rsidDel="00000000" w:rsidP="00000000" w:rsidRDefault="00000000" w:rsidRPr="00000000" w14:paraId="0000004D">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4E">
      <w:pPr>
        <w:pStyle w:val="Heading1"/>
        <w:numPr>
          <w:ilvl w:val="0"/>
          <w:numId w:val="8"/>
        </w:numPr>
        <w:ind w:left="720" w:hanging="360"/>
        <w:rPr/>
      </w:pPr>
      <w:bookmarkStart w:colFirst="0" w:colLast="0" w:name="_tb8tbmtvt6t1" w:id="9"/>
      <w:bookmarkEnd w:id="9"/>
      <w:commentRangeStart w:id="6"/>
      <w:r w:rsidDel="00000000" w:rsidR="00000000" w:rsidRPr="00000000">
        <w:rPr>
          <w:rtl w:val="0"/>
        </w:rPr>
        <w:t xml:space="preserve">Marco Teórico</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F">
      <w:pPr>
        <w:pStyle w:val="Heading2"/>
        <w:rPr/>
      </w:pPr>
      <w:bookmarkStart w:colFirst="0" w:colLast="0" w:name="_lodwnnoqyci2" w:id="10"/>
      <w:bookmarkEnd w:id="10"/>
      <w:r w:rsidDel="00000000" w:rsidR="00000000" w:rsidRPr="00000000">
        <w:rPr>
          <w:rtl w:val="0"/>
        </w:rPr>
        <w:t xml:space="preserve">2.1 Introducción</w:t>
      </w:r>
    </w:p>
    <w:p w:rsidR="00000000" w:rsidDel="00000000" w:rsidP="00000000" w:rsidRDefault="00000000" w:rsidRPr="00000000" w14:paraId="00000050">
      <w:pPr>
        <w:spacing w:line="360" w:lineRule="auto"/>
        <w:rPr>
          <w:rFonts w:ascii="Heebo" w:cs="Heebo" w:eastAsia="Heebo" w:hAnsi="Heebo"/>
          <w:sz w:val="20"/>
          <w:szCs w:val="20"/>
        </w:rPr>
      </w:pPr>
      <w:commentRangeStart w:id="7"/>
      <w:r w:rsidDel="00000000" w:rsidR="00000000" w:rsidRPr="00000000">
        <w:rPr>
          <w:rFonts w:ascii="Heebo" w:cs="Heebo" w:eastAsia="Heebo" w:hAnsi="Heebo"/>
          <w:sz w:val="20"/>
          <w:szCs w:val="20"/>
          <w:rtl w:val="0"/>
        </w:rPr>
        <w:t xml:space="preserve">Históricamente, las herramientas tecnológicas fueron concebidas como extensiones de las capacidades humanas, orientadas a resolver tareas </w:t>
      </w:r>
      <w:commentRangeEnd w:id="7"/>
      <w:r w:rsidDel="00000000" w:rsidR="00000000" w:rsidRPr="00000000">
        <w:commentReference w:id="7"/>
      </w:r>
      <w:r w:rsidDel="00000000" w:rsidR="00000000" w:rsidRPr="00000000">
        <w:rPr>
          <w:rFonts w:ascii="Heebo" w:cs="Heebo" w:eastAsia="Heebo" w:hAnsi="Heebo"/>
          <w:sz w:val="20"/>
          <w:szCs w:val="20"/>
          <w:rtl w:val="0"/>
        </w:rPr>
        <w:t xml:space="preserve">bajo el control consciente del usuario. El </w:t>
      </w:r>
      <w:commentRangeStart w:id="8"/>
      <w:r w:rsidDel="00000000" w:rsidR="00000000" w:rsidRPr="00000000">
        <w:rPr>
          <w:rFonts w:ascii="Heebo" w:cs="Heebo" w:eastAsia="Heebo" w:hAnsi="Heebo"/>
          <w:sz w:val="20"/>
          <w:szCs w:val="20"/>
          <w:rtl w:val="0"/>
        </w:rPr>
        <w:t xml:space="preserve">paradigma sociotécnico</w:t>
      </w:r>
      <w:commentRangeEnd w:id="8"/>
      <w:r w:rsidDel="00000000" w:rsidR="00000000" w:rsidRPr="00000000">
        <w:commentReference w:id="8"/>
      </w:r>
      <w:r w:rsidDel="00000000" w:rsidR="00000000" w:rsidRPr="00000000">
        <w:rPr>
          <w:rFonts w:ascii="Heebo" w:cs="Heebo" w:eastAsia="Heebo" w:hAnsi="Heebo"/>
          <w:sz w:val="20"/>
          <w:szCs w:val="20"/>
          <w:rtl w:val="0"/>
        </w:rPr>
        <w:t xml:space="preserve"> actual ha invertido esa relación: las plataformas digitales no operan como canales pasivos de información, sino como sistemas activos de modificación conductual diseñados para capturar, retener y monetizar el tiempo de los individuos. Este fenómeno responde a una arquitectura sistémica integrada en tres niveles. En el plano económico, la atención se ha convertido en un recurso escaso y de alto valor extractivo. Para explotarlo, el diseño de interfaces </w:t>
      </w:r>
      <w:del w:author="AARÓN MONTOYA MORAGA" w:id="5" w:date="2026-06-16T14:40:27Z">
        <w:r w:rsidDel="00000000" w:rsidR="00000000" w:rsidRPr="00000000">
          <w:rPr>
            <w:rFonts w:ascii="Heebo" w:cs="Heebo" w:eastAsia="Heebo" w:hAnsi="Heebo"/>
            <w:sz w:val="20"/>
            <w:szCs w:val="20"/>
            <w:rtl w:val="0"/>
          </w:rPr>
          <w:delText xml:space="preserve">(UX/UI) </w:delText>
        </w:r>
      </w:del>
      <w:r w:rsidDel="00000000" w:rsidR="00000000" w:rsidRPr="00000000">
        <w:rPr>
          <w:rFonts w:ascii="Heebo" w:cs="Heebo" w:eastAsia="Heebo" w:hAnsi="Heebo"/>
          <w:sz w:val="20"/>
          <w:szCs w:val="20"/>
          <w:rtl w:val="0"/>
        </w:rPr>
        <w:t xml:space="preserve">actúa como brazo ejecutor, reduciendo deliberadamente la fricción y desactivando los mecanismos de control reflexivo. Su eficacia radica en acoplarse al sustrato neurobiológico del cerebro, explotando mecanismos evolutivos de optimización energética y recompensa dopaminérgica moldeados para la supervivencia. Este marco aborda esos tres niveles, rastreando cómo la biología humana es colonizada por el diseño bajo las demandas de la economía de la atención.</w:t>
      </w:r>
    </w:p>
    <w:p w:rsidR="00000000" w:rsidDel="00000000" w:rsidP="00000000" w:rsidRDefault="00000000" w:rsidRPr="00000000" w14:paraId="00000051">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2">
      <w:pPr>
        <w:pStyle w:val="Heading2"/>
        <w:spacing w:line="360" w:lineRule="auto"/>
        <w:rPr/>
      </w:pPr>
      <w:bookmarkStart w:colFirst="0" w:colLast="0" w:name="_1zzhjd3s1uy9" w:id="11"/>
      <w:bookmarkEnd w:id="11"/>
      <w:r w:rsidDel="00000000" w:rsidR="00000000" w:rsidRPr="00000000">
        <w:rPr>
          <w:rtl w:val="0"/>
        </w:rPr>
        <w:t xml:space="preserve">2.2 </w:t>
      </w:r>
      <w:r w:rsidDel="00000000" w:rsidR="00000000" w:rsidRPr="00000000">
        <w:rPr>
          <w:rtl w:val="0"/>
        </w:rPr>
        <w:t xml:space="preserve">Biología Humana</w:t>
      </w:r>
    </w:p>
    <w:p w:rsidR="00000000" w:rsidDel="00000000" w:rsidP="00000000" w:rsidRDefault="00000000" w:rsidRPr="00000000" w14:paraId="00000053">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investigaciones neurocientíficas contemporáneas muestran que el cerebro humano tiene una manera no arbitraria de definir hacia </w:t>
      </w:r>
      <w:commentRangeStart w:id="9"/>
      <w:r w:rsidDel="00000000" w:rsidR="00000000" w:rsidRPr="00000000">
        <w:rPr>
          <w:rFonts w:ascii="Heebo" w:cs="Heebo" w:eastAsia="Heebo" w:hAnsi="Heebo"/>
          <w:sz w:val="20"/>
          <w:szCs w:val="20"/>
          <w:rtl w:val="0"/>
        </w:rPr>
        <w:t xml:space="preserve">dónde </w:t>
      </w:r>
      <w:commentRangeEnd w:id="9"/>
      <w:r w:rsidDel="00000000" w:rsidR="00000000" w:rsidRPr="00000000">
        <w:commentReference w:id="9"/>
      </w:r>
      <w:r w:rsidDel="00000000" w:rsidR="00000000" w:rsidRPr="00000000">
        <w:rPr>
          <w:rFonts w:ascii="Heebo" w:cs="Heebo" w:eastAsia="Heebo" w:hAnsi="Heebo"/>
          <w:sz w:val="20"/>
          <w:szCs w:val="20"/>
          <w:rtl w:val="0"/>
        </w:rPr>
        <w:t xml:space="preserve">asigna la energía. El cerebro evalúa constantemente si el eventual beneficio de realizar una tarea justifica el esfuerzo demandado </w:t>
      </w:r>
      <w:commentRangeStart w:id="10"/>
      <w:r w:rsidDel="00000000" w:rsidR="00000000" w:rsidRPr="00000000">
        <w:rPr>
          <w:rFonts w:ascii="Heebo" w:cs="Heebo" w:eastAsia="Heebo" w:hAnsi="Heebo"/>
          <w:sz w:val="20"/>
          <w:szCs w:val="20"/>
          <w:rtl w:val="0"/>
        </w:rPr>
        <w:t xml:space="preserve">(Shenhav, 2013). A este mecanismo se le llama “evaluación del gasto cognitivo”</w:t>
      </w:r>
      <w:r w:rsidDel="00000000" w:rsidR="00000000" w:rsidRPr="00000000">
        <w:rPr>
          <w:rFonts w:ascii="Heebo" w:cs="Heebo" w:eastAsia="Heebo" w:hAnsi="Heebo"/>
          <w:sz w:val="20"/>
          <w:szCs w:val="20"/>
          <w:rtl w:val="0"/>
        </w:rPr>
        <w:t xml:space="preserve">(Shenhav, 2013)</w:t>
      </w:r>
      <w:r w:rsidDel="00000000" w:rsidR="00000000" w:rsidRPr="00000000">
        <w:rPr>
          <w:rFonts w:ascii="Heebo" w:cs="Heebo" w:eastAsia="Heebo" w:hAnsi="Heebo"/>
          <w:sz w:val="20"/>
          <w:szCs w:val="20"/>
          <w:rtl w:val="0"/>
        </w:rPr>
        <w:t xml:space="preserve">.</w:t>
      </w:r>
      <w:commentRangeEnd w:id="10"/>
      <w:r w:rsidDel="00000000" w:rsidR="00000000" w:rsidRPr="00000000">
        <w:commentReference w:id="10"/>
      </w:r>
      <w:r w:rsidDel="00000000" w:rsidR="00000000" w:rsidRPr="00000000">
        <w:rPr>
          <w:rFonts w:ascii="Heebo" w:cs="Heebo" w:eastAsia="Heebo" w:hAnsi="Heebo"/>
          <w:sz w:val="20"/>
          <w:szCs w:val="20"/>
          <w:rtl w:val="0"/>
        </w:rPr>
        <w:t xml:space="preserve"> El flujo de este mecanismo evidencia que el cerebro no se ve “activado” ante el estímulo en sí, más bien anticipa este para poder evaluar si vale la pena (Schultz, 2007). </w:t>
      </w:r>
    </w:p>
    <w:p w:rsidR="00000000" w:rsidDel="00000000" w:rsidP="00000000" w:rsidRDefault="00000000" w:rsidRPr="00000000" w14:paraId="00000054">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55">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Esto sucede porque el organismo humano opera bajo un concepto de optimización energética. Durante gran parte de la historia</w:t>
      </w:r>
      <w:commentRangeStart w:id="11"/>
      <w:r w:rsidDel="00000000" w:rsidR="00000000" w:rsidRPr="00000000">
        <w:rPr>
          <w:rFonts w:ascii="Heebo" w:cs="Heebo" w:eastAsia="Heebo" w:hAnsi="Heebo"/>
          <w:sz w:val="20"/>
          <w:szCs w:val="20"/>
          <w:rtl w:val="0"/>
        </w:rPr>
        <w:t xml:space="preserve">-</w:t>
      </w:r>
      <w:commentRangeEnd w:id="11"/>
      <w:r w:rsidDel="00000000" w:rsidR="00000000" w:rsidRPr="00000000">
        <w:commentReference w:id="11"/>
      </w:r>
      <w:r w:rsidDel="00000000" w:rsidR="00000000" w:rsidRPr="00000000">
        <w:rPr>
          <w:rFonts w:ascii="Heebo" w:cs="Heebo" w:eastAsia="Heebo" w:hAnsi="Heebo"/>
          <w:sz w:val="20"/>
          <w:szCs w:val="20"/>
          <w:rtl w:val="0"/>
        </w:rPr>
        <w:t xml:space="preserve">se estima que hasta hace 10.000 años, cuando emerge la revolución neolítica y la sociedad comenzaron a sedentarizarse</w:t>
      </w:r>
      <w:ins w:author="AARÓN MONTOYA MORAGA" w:id="6" w:date="2026-06-16T14:41:09Z">
        <w:r w:rsidDel="00000000" w:rsidR="00000000" w:rsidRPr="00000000">
          <w:rPr>
            <w:rFonts w:ascii="Heebo" w:cs="Heebo" w:eastAsia="Heebo" w:hAnsi="Heebo"/>
            <w:sz w:val="20"/>
            <w:szCs w:val="20"/>
            <w:rtl w:val="0"/>
          </w:rPr>
          <w:t xml:space="preserve"> </w:t>
        </w:r>
      </w:ins>
      <w:r w:rsidDel="00000000" w:rsidR="00000000" w:rsidRPr="00000000">
        <w:rPr>
          <w:rFonts w:ascii="Heebo" w:cs="Heebo" w:eastAsia="Heebo" w:hAnsi="Heebo"/>
          <w:sz w:val="20"/>
          <w:szCs w:val="20"/>
          <w:rtl w:val="0"/>
        </w:rPr>
        <w:t xml:space="preserve">(Diamond, 1997 )-, la especie humana subsistió en entornos de escasez donde cada </w:t>
      </w:r>
      <w:commentRangeStart w:id="12"/>
      <w:r w:rsidDel="00000000" w:rsidR="00000000" w:rsidRPr="00000000">
        <w:rPr>
          <w:rFonts w:ascii="Heebo" w:cs="Heebo" w:eastAsia="Heebo" w:hAnsi="Heebo"/>
          <w:sz w:val="20"/>
          <w:szCs w:val="20"/>
          <w:rtl w:val="0"/>
        </w:rPr>
        <w:t xml:space="preserve">la </w:t>
      </w:r>
      <w:commentRangeEnd w:id="12"/>
      <w:r w:rsidDel="00000000" w:rsidR="00000000" w:rsidRPr="00000000">
        <w:commentReference w:id="12"/>
      </w:r>
      <w:r w:rsidDel="00000000" w:rsidR="00000000" w:rsidRPr="00000000">
        <w:rPr>
          <w:rFonts w:ascii="Heebo" w:cs="Heebo" w:eastAsia="Heebo" w:hAnsi="Heebo"/>
          <w:sz w:val="20"/>
          <w:szCs w:val="20"/>
          <w:rtl w:val="0"/>
        </w:rPr>
        <w:t xml:space="preserve">supervivencia era una tarea que requería de gran habilidad: invertir energía en una acción, sólo tenía sentido si la recompensa obtenida superaba el gasto requerido. Este principio de eficiencia metabólica,tiene un rol muy importante en el surgimiento y </w:t>
      </w:r>
      <w:commentRangeStart w:id="13"/>
      <w:r w:rsidDel="00000000" w:rsidR="00000000" w:rsidRPr="00000000">
        <w:rPr>
          <w:rFonts w:ascii="Heebo" w:cs="Heebo" w:eastAsia="Heebo" w:hAnsi="Heebo"/>
          <w:sz w:val="20"/>
          <w:szCs w:val="20"/>
          <w:rtl w:val="0"/>
        </w:rPr>
        <w:t xml:space="preserve">permanecimiento</w:t>
      </w:r>
      <w:commentRangeEnd w:id="13"/>
      <w:r w:rsidDel="00000000" w:rsidR="00000000" w:rsidRPr="00000000">
        <w:commentReference w:id="13"/>
      </w:r>
      <w:r w:rsidDel="00000000" w:rsidR="00000000" w:rsidRPr="00000000">
        <w:rPr>
          <w:rFonts w:ascii="Heebo" w:cs="Heebo" w:eastAsia="Heebo" w:hAnsi="Heebo"/>
          <w:sz w:val="20"/>
          <w:szCs w:val="20"/>
          <w:rtl w:val="0"/>
        </w:rPr>
        <w:t xml:space="preserve"> de la especie. Constituyó la base de la supervivencia en condiciones de recursos impredecibles y peligrosos (Shenhav et al., 2013).</w:t>
      </w:r>
    </w:p>
    <w:p w:rsidR="00000000" w:rsidDel="00000000" w:rsidP="00000000" w:rsidRDefault="00000000" w:rsidRPr="00000000" w14:paraId="0000005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cerebro tiene por tanto la capacidad de decidir por aquellas tareas que vale la pena realizar, o aquellos estímulos a los que vale la pena responder. Por su parte, la dopamina es el neurotransmisor que brinda la motivación para realizar aquella tarea. Esta opera como un neurotransmisor del sistema nervioso cuyo propósito es motivar y prolongar en el tiempo conductas que promuevan la supervivencia de la especie (Berridge, 2015), como la ingesta de calorías o la búsqueda de pareja. Las neuronas dopaminérgicas intentan predecir una recompensa, y son liberadas ante la anticipación de esta. La dopamina entonces, funciona como un mecanismo biológico para dos funciones principales: en primer lugar, la ya mencionada toma de decisiones “económicas”, y en segundo lugar, el aprendizaje (Schultz, 1997).</w:t>
      </w:r>
    </w:p>
    <w:p w:rsidR="00000000" w:rsidDel="00000000" w:rsidP="00000000" w:rsidRDefault="00000000" w:rsidRPr="00000000" w14:paraId="00000057">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sistema neurobiológico de optimización energética y toma de decisiones económicas, propio de la naturaleza animal, cumple una función muy importante en entornos “estables”, donde las fuentes de recompensa son tangibles y limitadas, pues, maximizan la posibilidad de supervivencia. Sin embargo, cuando se expone a estímulos </w:t>
      </w:r>
      <w:r w:rsidDel="00000000" w:rsidR="00000000" w:rsidRPr="00000000">
        <w:rPr>
          <w:rFonts w:ascii="Heebo" w:cs="Heebo" w:eastAsia="Heebo" w:hAnsi="Heebo"/>
          <w:i w:val="1"/>
          <w:iCs w:val="1"/>
          <w:sz w:val="20"/>
          <w:szCs w:val="20"/>
          <w:rtl w:val="0"/>
        </w:rPr>
        <w:t xml:space="preserve">hiperestimulantes</w:t>
      </w:r>
      <w:r w:rsidDel="00000000" w:rsidR="00000000" w:rsidRPr="00000000">
        <w:rPr>
          <w:rFonts w:ascii="Heebo" w:cs="Heebo" w:eastAsia="Heebo" w:hAnsi="Heebo"/>
          <w:sz w:val="20"/>
          <w:szCs w:val="20"/>
          <w:rtl w:val="0"/>
        </w:rPr>
        <w:t xml:space="preserve">, el cerebro, con su lógica del “menor gasto cognitivo”  se enfrenta a una desición clara: “Prefiere disponer su atención a, una actividad que brinda varias recompensas con muy bajo gasto energético antes que una actividad que me brinda una recompensa con algo de gasto energético”. El cerebro procesa los estímulos de dispositivos digitales y pantallas utilizando los mismos mecanismos con los que evalúa la búsqueda de alimento o el peligro. Si una interfaz digital ofrece un flujo constante de recompensas, tales como información novedosa, reconocimiento social o entretenimiento instantáneo a cambio del costo físico y cognitivo que requiere el mover un dedo de abajo hacia arriba, la opción preferible, se vuelve evidente: el consumo. La corteza prefrontal evalúa que la relación costo/beneficio es masivamente favorable en términos de gratificación inmediata, lo que desencadena una atención prioritaria hacia la pantalla. A costa de otras actividades o conductas que requieren un mayor gasto energético. </w:t>
      </w:r>
    </w:p>
    <w:p w:rsidR="00000000" w:rsidDel="00000000" w:rsidP="00000000" w:rsidRDefault="00000000" w:rsidRPr="00000000" w14:paraId="0000005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Otro de los mecanismos psicológicos que ha sido sujeto de estudio en investigaciones de la conducta, es el refuerzo variable. Un mecanismo de condicionamiento conductual que altera la dinámica normal de los sistemas de recompensa (Berridge, 1998). En términos evolutivos, este mecanismo existe como una motivación ante la incertidumbre en la obtención de recursos. El éxito de la caza, la estacionalidad de los frutos o la presencia de depredadores, todo ello estaba ligado a factores ambientales incontrolables. El cerebro desarrolló la manera de traducir esta incertidumbre, no como una señal de parada, sino como un incentivo por la búsqueda y continuación(Schultz, 1997). Esto genera que ante la falta de recompensas, no se abandonara la tarea, sino que se siga intentando. </w:t>
      </w:r>
      <w:commentRangeStart w:id="14"/>
      <w:r w:rsidDel="00000000" w:rsidR="00000000" w:rsidRPr="00000000">
        <w:rPr>
          <w:rFonts w:ascii="Heebo" w:cs="Heebo" w:eastAsia="Heebo" w:hAnsi="Heebo"/>
          <w:sz w:val="20"/>
          <w:szCs w:val="20"/>
          <w:rtl w:val="0"/>
        </w:rPr>
        <w:t xml:space="preserve">Las</w:t>
      </w:r>
      <w:commentRangeEnd w:id="14"/>
      <w:r w:rsidDel="00000000" w:rsidR="00000000" w:rsidRPr="00000000">
        <w:commentReference w:id="14"/>
      </w:r>
      <w:r w:rsidDel="00000000" w:rsidR="00000000" w:rsidRPr="00000000">
        <w:rPr>
          <w:rFonts w:ascii="Heebo" w:cs="Heebo" w:eastAsia="Heebo" w:hAnsi="Heebo"/>
          <w:sz w:val="20"/>
          <w:szCs w:val="20"/>
          <w:rtl w:val="0"/>
        </w:rPr>
        <w:t xml:space="preserve"> investigaciones contemporáneas en neurobiología demuestran que los picos más elevados de liberación de dopamina en las vías mesolímbicas ocurren precisamente cuando la probabilidad de obtener una recompensa es del cincuenta por ciento, es decir, cuando el resultado es completamente impredecible.(Fiorillo, Tobler &amp; Schultz (2003) )</w:t>
      </w:r>
    </w:p>
    <w:p w:rsidR="00000000" w:rsidDel="00000000" w:rsidP="00000000" w:rsidRDefault="00000000" w:rsidRPr="00000000" w14:paraId="0000005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patrón es replicado por las plataformas digitales</w:t>
      </w:r>
      <w:commentRangeStart w:id="15"/>
      <w:r w:rsidDel="00000000" w:rsidR="00000000" w:rsidRPr="00000000">
        <w:rPr>
          <w:rFonts w:ascii="Heebo" w:cs="Heebo" w:eastAsia="Heebo" w:hAnsi="Heebo"/>
          <w:sz w:val="20"/>
          <w:szCs w:val="20"/>
          <w:rtl w:val="0"/>
        </w:rPr>
        <w:t xml:space="preserve">.</w:t>
      </w:r>
      <w:commentRangeEnd w:id="15"/>
      <w:r w:rsidDel="00000000" w:rsidR="00000000" w:rsidRPr="00000000">
        <w:commentReference w:id="15"/>
      </w:r>
      <w:r w:rsidDel="00000000" w:rsidR="00000000" w:rsidRPr="00000000">
        <w:rPr>
          <w:rFonts w:ascii="Heebo" w:cs="Heebo" w:eastAsia="Heebo" w:hAnsi="Heebo"/>
          <w:sz w:val="20"/>
          <w:szCs w:val="20"/>
          <w:rtl w:val="0"/>
        </w:rPr>
        <w:t xml:space="preserve"> Generan algoritmos con contenido que sistemáticamente genera incertidumbre en quienes lo usan. Esto se puede presenciar de manera evidente en las notificaciones, scroll vertical, stories o incluso en señales visuales como los indicadores </w:t>
      </w:r>
      <w:commentRangeStart w:id="16"/>
      <w:r w:rsidDel="00000000" w:rsidR="00000000" w:rsidRPr="00000000">
        <w:rPr>
          <w:rFonts w:ascii="Heebo" w:cs="Heebo" w:eastAsia="Heebo" w:hAnsi="Heebo"/>
          <w:sz w:val="20"/>
          <w:szCs w:val="20"/>
          <w:rtl w:val="0"/>
        </w:rPr>
        <w:t xml:space="preserve">encima </w:t>
      </w:r>
      <w:commentRangeEnd w:id="16"/>
      <w:r w:rsidDel="00000000" w:rsidR="00000000" w:rsidRPr="00000000">
        <w:commentReference w:id="16"/>
      </w:r>
      <w:r w:rsidDel="00000000" w:rsidR="00000000" w:rsidRPr="00000000">
        <w:rPr>
          <w:rFonts w:ascii="Heebo" w:cs="Heebo" w:eastAsia="Heebo" w:hAnsi="Heebo"/>
          <w:sz w:val="20"/>
          <w:szCs w:val="20"/>
          <w:rtl w:val="0"/>
        </w:rPr>
        <w:t xml:space="preserve">de iconos. Al deslizar la pantalla para actualizar un flujo de contenido, el usuario nunca sabe con certeza qué encontrará: puede ser algo irrelevante, o un estímulo altamente gratificante. Esta fluctuación, sostenida en el tiempo, entorpece los mecanismos naturales de saciedad biológica(Berridge, 2007). En lugar de experimentar una disminución en la motivación tras el consumo de un estímulo, el sistema dopaminérgico se mantiene en un estado permanente de anticipación. La falta de previsibilidad transforma la interacción casual en una conducta compulsiva, donde el individuo se ve motivado biológicamente a continuar con la experiencia bajo la esperanza ante una promesa inconsciente de que la próxima interacción brinde la recompensa esperada.</w:t>
      </w:r>
    </w:p>
    <w:p w:rsidR="00000000" w:rsidDel="00000000" w:rsidP="00000000" w:rsidRDefault="00000000" w:rsidRPr="00000000" w14:paraId="0000005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exposición continua a estímulos variables e impredecibles tiene como consecuencia la saturación y agotamiento de la memoria de trabajo, un fenómeno analizado rigurosamente por la teoría de la carga cognitiva. La capacidad del cerebro humano para procesar información de forma deliberada y consciente en un momento dado es limitada. </w:t>
      </w:r>
      <w:commentRangeStart w:id="17"/>
      <w:r w:rsidDel="00000000" w:rsidR="00000000" w:rsidRPr="00000000">
        <w:rPr>
          <w:rFonts w:ascii="Heebo" w:cs="Heebo" w:eastAsia="Heebo" w:hAnsi="Heebo"/>
          <w:sz w:val="20"/>
          <w:szCs w:val="20"/>
          <w:rtl w:val="0"/>
        </w:rPr>
        <w:t xml:space="preserve">Cuando el usuario es saturado con un exceso de señales visuales y sonoras o se le provee de multiples opciones a las que debe atender, la carga cognitiva extrínseca, es decir, aquella vinculada a la forma en que se presenta la información, y no a la complejidad de esta, se eleva de manera crítica.</w:t>
      </w:r>
      <w:commentRangeEnd w:id="17"/>
      <w:r w:rsidDel="00000000" w:rsidR="00000000" w:rsidRPr="00000000">
        <w:commentReference w:id="17"/>
      </w:r>
      <w:r w:rsidDel="00000000" w:rsidR="00000000" w:rsidRPr="00000000">
        <w:rPr>
          <w:rFonts w:ascii="Heebo" w:cs="Heebo" w:eastAsia="Heebo" w:hAnsi="Heebo"/>
          <w:sz w:val="20"/>
          <w:szCs w:val="20"/>
          <w:rtl w:val="0"/>
        </w:rPr>
        <w:t xml:space="preserve"> Este estado de sobrecarga interrumpe la capacidad de razonamiento y de toma de decisiones complejas(Sweller, 1988).</w:t>
      </w:r>
    </w:p>
    <w:p w:rsidR="00000000" w:rsidDel="00000000" w:rsidP="00000000" w:rsidRDefault="00000000" w:rsidRPr="00000000" w14:paraId="0000005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en este punto de vulnerabilidad cognitiva donde se consolida la transición desde las acciones deliberadas hacia la automatización conductual y la creación de hábitos arraigados. Cuando el cerebro se fatiga, ahorra energía transfiriendo el control del comportamiento desde la corteza prefrontal, que responsable del pensamiento deliberado,  a los ganglios basales, que ejecutan patrones automáticos sin evaluación consciente. Este proceso de automatización estructurales funciona en torno al bucle del hábito, un “circuito” compuesto por una señal, una rutina y una recompensa. En los contextos digitales, las señales suelen ser estados emocionales internos como el aburrimiento, la soledad o la ansiedad, o estímulos externos como el sonido de una notificación. (Wood &amp; Neal, 2007).</w:t>
      </w:r>
    </w:p>
    <w:p w:rsidR="00000000" w:rsidDel="00000000" w:rsidP="00000000" w:rsidRDefault="00000000" w:rsidRPr="00000000" w14:paraId="0000005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Una vez que la señal es percibida, el cerebro activa de forma refleja la rutina automatizada —desbloquear el teléfono, abrir titkok— sin mediar o evaluar la necesidad o la utilidad del comportamiento. La recompensa dopaminérgica inmediata que es proporcionada, termina funcionando como un ente que consolida las asociaciones de estímulo-recompensa. Con el tiempo y la repetición sostenida, el bucle del hábito se vuelve tan eficiente que se ejecuta de manera ajena a la voluntad del usuario. Las personas ya no deciden activamente interactuar con la interfaz. El comportamiento entonces, funciona como un automatismo biológico, mientras que para tomar la decisión conscientemente, se requiere un esfuerzo energético y cognitivo significativamente mayor. </w:t>
      </w:r>
      <w:commentRangeStart w:id="18"/>
      <w:r w:rsidDel="00000000" w:rsidR="00000000" w:rsidRPr="00000000">
        <w:rPr>
          <w:rFonts w:ascii="Heebo" w:cs="Heebo" w:eastAsia="Heebo" w:hAnsi="Heebo"/>
          <w:sz w:val="20"/>
          <w:szCs w:val="20"/>
          <w:rtl w:val="0"/>
        </w:rPr>
        <w:t xml:space="preserve">Dentro</w:t>
      </w:r>
      <w:commentRangeEnd w:id="18"/>
      <w:r w:rsidDel="00000000" w:rsidR="00000000" w:rsidRPr="00000000">
        <w:commentReference w:id="18"/>
      </w:r>
      <w:r w:rsidDel="00000000" w:rsidR="00000000" w:rsidRPr="00000000">
        <w:rPr>
          <w:rFonts w:ascii="Heebo" w:cs="Heebo" w:eastAsia="Heebo" w:hAnsi="Heebo"/>
          <w:sz w:val="20"/>
          <w:szCs w:val="20"/>
          <w:rtl w:val="0"/>
        </w:rPr>
        <w:t xml:space="preserve"> de las interfaces mejor diseñadas  para prolongar el tiempo de uso, interrumpir la experiencia requiere un esfuerzo considerablemente mayor que continuarla. De este modo, la biología del organismo queda a la voluntad de la decisiones que el la interfaz propone, transformando al usuario en un sujeto pasivo, inconsciente y heterónomo.</w:t>
      </w:r>
    </w:p>
    <w:p w:rsidR="00000000" w:rsidDel="00000000" w:rsidP="00000000" w:rsidRDefault="00000000" w:rsidRPr="00000000" w14:paraId="0000005D">
      <w:pPr>
        <w:pStyle w:val="Heading2"/>
        <w:rPr/>
      </w:pPr>
      <w:bookmarkStart w:colFirst="0" w:colLast="0" w:name="_aypuks3l5ft" w:id="12"/>
      <w:bookmarkEnd w:id="12"/>
      <w:r w:rsidDel="00000000" w:rsidR="00000000" w:rsidRPr="00000000">
        <w:rPr>
          <w:rtl w:val="0"/>
        </w:rPr>
        <w:t xml:space="preserve">2.3 </w:t>
      </w:r>
      <w:r w:rsidDel="00000000" w:rsidR="00000000" w:rsidRPr="00000000">
        <w:rPr>
          <w:rtl w:val="0"/>
        </w:rPr>
        <w:t xml:space="preserve">Diseño </w:t>
      </w:r>
      <w:ins w:author="AARÓN MONTOYA MORAGA" w:id="7" w:date="2026-06-16T14:41:34Z">
        <w:r w:rsidDel="00000000" w:rsidR="00000000" w:rsidRPr="00000000">
          <w:rPr>
            <w:rtl w:val="0"/>
          </w:rPr>
          <w:t xml:space="preserve">de interfaces o de interacción humano computador</w:t>
        </w:r>
      </w:ins>
      <w:del w:author="AARÓN MONTOYA MORAGA" w:id="7" w:date="2026-06-16T14:41:34Z">
        <w:r w:rsidDel="00000000" w:rsidR="00000000" w:rsidRPr="00000000">
          <w:rPr>
            <w:rtl w:val="0"/>
          </w:rPr>
          <w:delText xml:space="preserve">UX/UI</w:delText>
        </w:r>
      </w:del>
      <w:r w:rsidDel="00000000" w:rsidR="00000000" w:rsidRPr="00000000">
        <w:rPr>
          <w:rtl w:val="0"/>
        </w:rPr>
      </w:r>
    </w:p>
    <w:p w:rsidR="00000000" w:rsidDel="00000000" w:rsidP="00000000" w:rsidRDefault="00000000" w:rsidRPr="00000000" w14:paraId="0000005E">
      <w:pPr>
        <w:spacing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que aquel acoplamiento neurobiológico descrito </w:t>
      </w:r>
      <w:commentRangeStart w:id="19"/>
      <w:r w:rsidDel="00000000" w:rsidR="00000000" w:rsidRPr="00000000">
        <w:rPr>
          <w:rFonts w:ascii="Heebo" w:cs="Heebo" w:eastAsia="Heebo" w:hAnsi="Heebo"/>
          <w:sz w:val="20"/>
          <w:szCs w:val="20"/>
          <w:rtl w:val="0"/>
        </w:rPr>
        <w:t xml:space="preserve">sea </w:t>
      </w:r>
      <w:commentRangeEnd w:id="19"/>
      <w:r w:rsidDel="00000000" w:rsidR="00000000" w:rsidRPr="00000000">
        <w:commentReference w:id="19"/>
      </w:r>
      <w:r w:rsidDel="00000000" w:rsidR="00000000" w:rsidRPr="00000000">
        <w:rPr>
          <w:rFonts w:ascii="Heebo" w:cs="Heebo" w:eastAsia="Heebo" w:hAnsi="Heebo"/>
          <w:sz w:val="20"/>
          <w:szCs w:val="20"/>
          <w:rtl w:val="0"/>
        </w:rPr>
        <w:t xml:space="preserve">vivido por el mayor tiempo posible, sin interrupciones, las metodologías contemporáneas de diseño de interfaz y experiencia de usuario (UX/UI) se han valido </w:t>
      </w:r>
      <w:commentRangeStart w:id="20"/>
      <w:r w:rsidDel="00000000" w:rsidR="00000000" w:rsidRPr="00000000">
        <w:rPr>
          <w:rFonts w:ascii="Heebo" w:cs="Heebo" w:eastAsia="Heebo" w:hAnsi="Heebo"/>
          <w:sz w:val="20"/>
          <w:szCs w:val="20"/>
          <w:rtl w:val="0"/>
        </w:rPr>
        <w:t xml:space="preserve">de </w:t>
      </w:r>
      <w:commentRangeEnd w:id="20"/>
      <w:r w:rsidDel="00000000" w:rsidR="00000000" w:rsidRPr="00000000">
        <w:commentReference w:id="20"/>
      </w:r>
      <w:r w:rsidDel="00000000" w:rsidR="00000000" w:rsidRPr="00000000">
        <w:rPr>
          <w:rFonts w:ascii="Heebo" w:cs="Heebo" w:eastAsia="Heebo" w:hAnsi="Heebo"/>
          <w:sz w:val="20"/>
          <w:szCs w:val="20"/>
          <w:rtl w:val="0"/>
        </w:rPr>
        <w:t xml:space="preserve">la erradicación de la fricción como pilar fundamental. La fricción se define como cualquier obstáculo físico, visual o procedimental que ralentice, interrumpa o dificulte el tránsito del usuario hacia el consumo de contenidos o la ejecución de una acción específica. Inspirado directamente en principio general de eficiencia cognitiva (Kahneman, 2011), el diseño UX en la actualidad, asume cada milisegundo de retraso en la carga de una página, cada click adicional requerido para completar un registro o cada elemento visual ambiguo representa una oportunidad para que el usuario recupere la conciencia crítica y decida abandonar la plataforma.</w:t>
      </w:r>
    </w:p>
    <w:p w:rsidR="00000000" w:rsidDel="00000000" w:rsidP="00000000" w:rsidRDefault="00000000" w:rsidRPr="00000000" w14:paraId="0000005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consecuencia, la industria tecnológica ha desarrollado métodos que </w:t>
      </w:r>
      <w:commentRangeStart w:id="21"/>
      <w:r w:rsidDel="00000000" w:rsidR="00000000" w:rsidRPr="00000000">
        <w:rPr>
          <w:rFonts w:ascii="Heebo" w:cs="Heebo" w:eastAsia="Heebo" w:hAnsi="Heebo"/>
          <w:sz w:val="20"/>
          <w:szCs w:val="20"/>
          <w:rtl w:val="0"/>
        </w:rPr>
        <w:t xml:space="preserve">maximicen </w:t>
      </w:r>
      <w:commentRangeEnd w:id="21"/>
      <w:r w:rsidDel="00000000" w:rsidR="00000000" w:rsidRPr="00000000">
        <w:commentReference w:id="21"/>
      </w:r>
      <w:r w:rsidDel="00000000" w:rsidR="00000000" w:rsidRPr="00000000">
        <w:rPr>
          <w:rFonts w:ascii="Heebo" w:cs="Heebo" w:eastAsia="Heebo" w:hAnsi="Heebo"/>
          <w:sz w:val="20"/>
          <w:szCs w:val="20"/>
          <w:rtl w:val="0"/>
        </w:rPr>
        <w:t xml:space="preserve">la continuidad del flujo, con el objetivo de mantener al usuario en un estado de inconsciencia. Técnicas como el </w:t>
      </w:r>
      <w:r w:rsidDel="00000000" w:rsidR="00000000" w:rsidRPr="00000000">
        <w:rPr>
          <w:rFonts w:ascii="Heebo" w:cs="Heebo" w:eastAsia="Heebo" w:hAnsi="Heebo"/>
          <w:i w:val="1"/>
          <w:iCs w:val="1"/>
          <w:sz w:val="20"/>
          <w:szCs w:val="20"/>
          <w:rtl w:val="0"/>
        </w:rPr>
        <w:t xml:space="preserve">scroll infinito</w:t>
      </w:r>
      <w:r w:rsidDel="00000000" w:rsidR="00000000" w:rsidRPr="00000000">
        <w:rPr>
          <w:rFonts w:ascii="Heebo" w:cs="Heebo" w:eastAsia="Heebo" w:hAnsi="Heebo"/>
          <w:sz w:val="20"/>
          <w:szCs w:val="20"/>
          <w:rtl w:val="0"/>
        </w:rPr>
        <w:t xml:space="preserve">, la reproducción automática de videos, o el inicio de sesión con herramienta tipo passkey están diseñadas para eliminar los puntos naturales de pausa o conclusión dentro del flujo. Al suprimir las transiciones de página tradicionales o los botones de "siguiente", se le arrebata al usuario la posibilidad de decidir si realmente quiere continuar. La navegación se transforma en una experiencia automatizada que se alinea de forma precisa con el Procesamiento de lo que Kahnemann llama el Sistema 1: rápido, automático e inconsciente. Minimizando la carga cognitiva y asegurando que las decisiones de navegación ocurran de manera fluida y desprovista de deliberación (Kahneman, 2011).</w:t>
      </w:r>
    </w:p>
    <w:p w:rsidR="00000000" w:rsidDel="00000000" w:rsidP="00000000" w:rsidRDefault="00000000" w:rsidRPr="00000000" w14:paraId="0000006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 necesario rescatar que la eliminación de la </w:t>
      </w:r>
      <w:commentRangeStart w:id="22"/>
      <w:r w:rsidDel="00000000" w:rsidR="00000000" w:rsidRPr="00000000">
        <w:rPr>
          <w:rFonts w:ascii="Heebo" w:cs="Heebo" w:eastAsia="Heebo" w:hAnsi="Heebo"/>
          <w:sz w:val="20"/>
          <w:szCs w:val="20"/>
          <w:rtl w:val="0"/>
        </w:rPr>
        <w:t xml:space="preserve">fricción </w:t>
      </w:r>
      <w:commentRangeEnd w:id="22"/>
      <w:r w:rsidDel="00000000" w:rsidR="00000000" w:rsidRPr="00000000">
        <w:commentReference w:id="22"/>
      </w:r>
      <w:r w:rsidDel="00000000" w:rsidR="00000000" w:rsidRPr="00000000">
        <w:rPr>
          <w:rFonts w:ascii="Heebo" w:cs="Heebo" w:eastAsia="Heebo" w:hAnsi="Heebo"/>
          <w:sz w:val="20"/>
          <w:szCs w:val="20"/>
          <w:rtl w:val="0"/>
        </w:rPr>
        <w:t xml:space="preserve">no es una práctica centrada exclusivamente en la comodidad del usuario. También convive y se entrelaza sistemáticamente con  los denominados patrones oscuros (</w:t>
      </w:r>
      <w:r w:rsidDel="00000000" w:rsidR="00000000" w:rsidRPr="00000000">
        <w:rPr>
          <w:rFonts w:ascii="Heebo" w:cs="Heebo" w:eastAsia="Heebo" w:hAnsi="Heebo"/>
          <w:i w:val="1"/>
          <w:iCs w:val="1"/>
          <w:sz w:val="20"/>
          <w:szCs w:val="20"/>
          <w:rtl w:val="0"/>
        </w:rPr>
        <w:t xml:space="preserve">deceptive patterns</w:t>
      </w:r>
      <w:r w:rsidDel="00000000" w:rsidR="00000000" w:rsidRPr="00000000">
        <w:rPr>
          <w:rFonts w:ascii="Heebo" w:cs="Heebo" w:eastAsia="Heebo" w:hAnsi="Heebo"/>
          <w:sz w:val="20"/>
          <w:szCs w:val="20"/>
          <w:rtl w:val="0"/>
        </w:rPr>
        <w:t xml:space="preserve">). Estas estructuras de diseño son interfaces o elementos de ellas configuradas deliberadamente de manera maliciosa para explotar sesgos cognitivos, limitaciones atencionales y respuestas automáticas de las personas, con el objetivo de persuadirlas o de promover que ciertas acciones que benefician los intereses económicos de la empresa. La interfaz de usuario pasa de ser un mediador neutral entre el usuario y la información, a ser un instrumento de manipulación conductual que pone en duda en que medida la interfaz está siendo diseñada para el usuario, y en qué medida para el empresario. </w:t>
      </w:r>
    </w:p>
    <w:p w:rsidR="00000000" w:rsidDel="00000000" w:rsidP="00000000" w:rsidRDefault="00000000" w:rsidRPr="00000000" w14:paraId="00000061">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Existe una amplia clasificación de los </w:t>
      </w:r>
      <w:commentRangeStart w:id="23"/>
      <w:r w:rsidDel="00000000" w:rsidR="00000000" w:rsidRPr="00000000">
        <w:rPr>
          <w:rFonts w:ascii="Heebo" w:cs="Heebo" w:eastAsia="Heebo" w:hAnsi="Heebo"/>
          <w:sz w:val="20"/>
          <w:szCs w:val="20"/>
          <w:rtl w:val="0"/>
        </w:rPr>
        <w:t xml:space="preserve">dark patterns</w:t>
      </w:r>
      <w:commentRangeEnd w:id="23"/>
      <w:r w:rsidDel="00000000" w:rsidR="00000000" w:rsidRPr="00000000">
        <w:commentReference w:id="23"/>
      </w:r>
      <w:r w:rsidDel="00000000" w:rsidR="00000000" w:rsidRPr="00000000">
        <w:rPr>
          <w:rFonts w:ascii="Heebo" w:cs="Heebo" w:eastAsia="Heebo" w:hAnsi="Heebo"/>
          <w:sz w:val="20"/>
          <w:szCs w:val="20"/>
          <w:rtl w:val="0"/>
        </w:rPr>
        <w:t xml:space="preserve">, los cuales han ido surgiendo con el paso del tiempo. Algunas de las tipologías más frecuentes de patrones oscuros son: </w:t>
      </w:r>
      <w:commentRangeStart w:id="24"/>
      <w:commentRangeStart w:id="25"/>
      <w:r w:rsidDel="00000000" w:rsidR="00000000" w:rsidRPr="00000000">
        <w:rPr>
          <w:rFonts w:ascii="Heebo" w:cs="Heebo" w:eastAsia="Heebo" w:hAnsi="Heebo"/>
          <w:sz w:val="20"/>
          <w:szCs w:val="20"/>
          <w:rtl w:val="0"/>
        </w:rPr>
        <w:t xml:space="preserve">1</w:t>
      </w:r>
      <w:commentRangeEnd w:id="24"/>
      <w:r w:rsidDel="00000000" w:rsidR="00000000" w:rsidRPr="00000000">
        <w:commentReference w:id="24"/>
      </w:r>
      <w:commentRangeEnd w:id="25"/>
      <w:r w:rsidDel="00000000" w:rsidR="00000000" w:rsidRPr="00000000">
        <w:commentReference w:id="25"/>
      </w:r>
      <w:r w:rsidDel="00000000" w:rsidR="00000000" w:rsidRPr="00000000">
        <w:rPr>
          <w:rFonts w:ascii="Heebo" w:cs="Heebo" w:eastAsia="Heebo" w:hAnsi="Heebo"/>
          <w:sz w:val="20"/>
          <w:szCs w:val="20"/>
          <w:rtl w:val="0"/>
        </w:rPr>
        <w:t xml:space="preserve">.trampa para cucarachas o </w:t>
      </w:r>
      <w:r w:rsidDel="00000000" w:rsidR="00000000" w:rsidRPr="00000000">
        <w:rPr>
          <w:rFonts w:ascii="Heebo" w:cs="Heebo" w:eastAsia="Heebo" w:hAnsi="Heebo"/>
          <w:i w:val="1"/>
          <w:iCs w:val="1"/>
          <w:sz w:val="20"/>
          <w:szCs w:val="20"/>
          <w:rtl w:val="0"/>
        </w:rPr>
        <w:t xml:space="preserve">roach motel</w:t>
      </w:r>
      <w:r w:rsidDel="00000000" w:rsidR="00000000" w:rsidRPr="00000000">
        <w:rPr>
          <w:rFonts w:ascii="Heebo" w:cs="Heebo" w:eastAsia="Heebo" w:hAnsi="Heebo"/>
          <w:sz w:val="20"/>
          <w:szCs w:val="20"/>
          <w:rtl w:val="0"/>
        </w:rPr>
        <w:t xml:space="preserve">, establece una asimetría contundente en sus procesos. Por un lado, el proceso de suscripción o registro en un servicio se diseña para ser completamente libre de fricción, ejecutándose de la manera más sencilla y consisa posible, mientras que por otro lado, el flujo para cancelar dicha suscripción se oculta detrás de múltiples capas de menús confusos, y lenguaje ambiguo. 2.redirección visual o </w:t>
      </w:r>
      <w:r w:rsidDel="00000000" w:rsidR="00000000" w:rsidRPr="00000000">
        <w:rPr>
          <w:rFonts w:ascii="Heebo" w:cs="Heebo" w:eastAsia="Heebo" w:hAnsi="Heebo"/>
          <w:i w:val="1"/>
          <w:iCs w:val="1"/>
          <w:sz w:val="20"/>
          <w:szCs w:val="20"/>
          <w:rtl w:val="0"/>
        </w:rPr>
        <w:t xml:space="preserve">misdirection</w:t>
      </w:r>
      <w:r w:rsidDel="00000000" w:rsidR="00000000" w:rsidRPr="00000000">
        <w:rPr>
          <w:rFonts w:ascii="Heebo" w:cs="Heebo" w:eastAsia="Heebo" w:hAnsi="Heebo"/>
          <w:sz w:val="20"/>
          <w:szCs w:val="20"/>
          <w:rtl w:val="0"/>
        </w:rPr>
        <w:t xml:space="preserve">, donde la interfaz, con intenciones maliciosas, destaca cromática y estructuralmente un botón. Esto puede ser para capturar datos personales, aceptar cookies de rastreo, suscribirte a recibir correos, entre otras cosas. Mientras que la opción que supone una desventaja o gasto para la empresa, se relega la opción de rechazo a un enlace de texto plano, gris, diminuto y semánticamente opaco oculto en las esquinas de la pantalla. Esto puede ser un botón para cancelar una suscripción, para borrar una cuenta, para silenciar notificaciones, en otros. 3. </w:t>
      </w:r>
      <w:r w:rsidDel="00000000" w:rsidR="00000000" w:rsidRPr="00000000">
        <w:rPr>
          <w:rFonts w:ascii="Heebo" w:cs="Heebo" w:eastAsia="Heebo" w:hAnsi="Heebo"/>
          <w:i w:val="1"/>
          <w:iCs w:val="1"/>
          <w:sz w:val="20"/>
          <w:szCs w:val="20"/>
          <w:rtl w:val="0"/>
        </w:rPr>
        <w:t xml:space="preserve">confirmshaming</w:t>
      </w:r>
      <w:r w:rsidDel="00000000" w:rsidR="00000000" w:rsidRPr="00000000">
        <w:rPr>
          <w:rFonts w:ascii="Heebo" w:cs="Heebo" w:eastAsia="Heebo" w:hAnsi="Heebo"/>
          <w:sz w:val="20"/>
          <w:szCs w:val="20"/>
          <w:rtl w:val="0"/>
        </w:rPr>
        <w:t xml:space="preserve">, refiere a cuando se recurre a la manipulación emocional directa, forzando al usuario a hacer clic en frases que apelan a la culpa o la autodesvalorización (como "No gracias, prefiero no ahorrar dinero") para poder cerrar una ventana emergente intrusiva.</w:t>
      </w:r>
    </w:p>
    <w:p w:rsidR="00000000" w:rsidDel="00000000" w:rsidP="00000000" w:rsidRDefault="00000000" w:rsidRPr="00000000" w14:paraId="00000062">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uso continuo de estas estrategias de diseño responde a la necesidad de potenciar la retención y adherencia (</w:t>
      </w:r>
      <w:r w:rsidDel="00000000" w:rsidR="00000000" w:rsidRPr="00000000">
        <w:rPr>
          <w:rFonts w:ascii="Heebo" w:cs="Heebo" w:eastAsia="Heebo" w:hAnsi="Heebo"/>
          <w:i w:val="1"/>
          <w:iCs w:val="1"/>
          <w:sz w:val="20"/>
          <w:szCs w:val="20"/>
          <w:rtl w:val="0"/>
        </w:rPr>
        <w:t xml:space="preserve">stickiness</w:t>
      </w:r>
      <w:r w:rsidDel="00000000" w:rsidR="00000000" w:rsidRPr="00000000">
        <w:rPr>
          <w:rFonts w:ascii="Heebo" w:cs="Heebo" w:eastAsia="Heebo" w:hAnsi="Heebo"/>
          <w:sz w:val="20"/>
          <w:szCs w:val="20"/>
          <w:rtl w:val="0"/>
        </w:rPr>
        <w:t xml:space="preserve">). La adherencia de una plataforma, lejos de ser medida por su utilidad para el usuario, se evalúa por su capacidad para retener la atención del sujeto durante ventanas de tiempo prolongadas y así como lograr que su tasa de regreso sea frecuente. La interfaz se satura de elementos interactivos diseñados exclusivamente para prolongar el tiempo de uso, y evitar que el usuario recupere autonomía.</w:t>
      </w:r>
    </w:p>
    <w:p w:rsidR="00000000" w:rsidDel="00000000" w:rsidP="00000000" w:rsidRDefault="00000000" w:rsidRPr="00000000" w14:paraId="0000006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notificaciones personalizadas, los indicadores en color rojo brillante, las métricas de aprobación social y los indicadores de actividad en tiempo real son estímulos calibrados para generar urgencia psicológica. Estos elementos actúan como disparadores ambientales constantes que irrumpen en el espacio cognitivo del usuario incluso cuando se encuentra fuera de la aplicación. Al apelar a la necesidad evolutiva de conexión social y al temor a la exclusión, la interfaz genera un ambiente que garantiza la vuelta del usuario</w:t>
      </w:r>
      <w:commentRangeStart w:id="26"/>
      <w:r w:rsidDel="00000000" w:rsidR="00000000" w:rsidRPr="00000000">
        <w:rPr>
          <w:rFonts w:ascii="Heebo" w:cs="Heebo" w:eastAsia="Heebo" w:hAnsi="Heebo"/>
          <w:sz w:val="20"/>
          <w:szCs w:val="20"/>
          <w:rtl w:val="0"/>
        </w:rPr>
        <w:t xml:space="preserve">.</w:t>
      </w:r>
      <w:commentRangeEnd w:id="26"/>
      <w:r w:rsidDel="00000000" w:rsidR="00000000" w:rsidRPr="00000000">
        <w:commentReference w:id="26"/>
      </w:r>
      <w:r w:rsidDel="00000000" w:rsidR="00000000" w:rsidRPr="00000000">
        <w:rPr>
          <w:rFonts w:ascii="Heebo" w:cs="Heebo" w:eastAsia="Heebo" w:hAnsi="Heebo"/>
          <w:sz w:val="20"/>
          <w:szCs w:val="20"/>
          <w:rtl w:val="0"/>
        </w:rPr>
        <w:t xml:space="preserve"> El diseño de la experiencia de usuario se transforma de este modo en una ciencia de la retención conductual, donde la interfaz gráfica se amolda con precisión a las vulnerabilidades neurobiológicas del cerebro, maximizando el tiempo de permanencia y reduciendo la tasa de abandono.</w:t>
      </w:r>
    </w:p>
    <w:p w:rsidR="00000000" w:rsidDel="00000000" w:rsidP="00000000" w:rsidRDefault="00000000" w:rsidRPr="00000000" w14:paraId="0000006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Para comprender cómo surgen estas dinámicas de diseño, es necesario revisar los modelos de adopción de sistemas. El Modelo de Aceptación Tecnológica, postula que la adopción efectiva, y por tanto, su capacidad de introducirse en una sociedad, está determinadas por dos variables: la Utilidad Percibida, que se define como el grado en que el usuario cree que el sistema mejorará su rendimiento laboral o personal, y la Facilidad de Uso Percibida, definida como el grado en que el usuario cree que la utilización del sistema estará libre de esfuerzo físico o mental (Davis, 1989). En condiciones estándar, los usuarios están dispuestos a usar una tecnología compleja de entender, si se les provee algún beneficio en algún sentido, pero no tienden a ser adoptadas tecnologías sin utilidad, por muy fáciles de usar que sean. De esto se desprende que las interfaces que consumimos son percibidas como útiles, pues, con ayuda de la dopamina,  nuestro cerebro lo procesa como tal.</w:t>
      </w:r>
    </w:p>
    <w:p w:rsidR="00000000" w:rsidDel="00000000" w:rsidP="00000000" w:rsidRDefault="00000000" w:rsidRPr="00000000" w14:paraId="0000006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el contexto del diseño UX clásico, se asumía que un incremento en la facilidad de uso potenciaba de forma directa la utilidad del sistema, empoderando al individuo para alcanzar sus objetivos de manera eficiente y liberando sus recursos cognitivos para otras tareas una vez concluida la interacción.</w:t>
      </w:r>
    </w:p>
    <w:p w:rsidR="00000000" w:rsidDel="00000000" w:rsidP="00000000" w:rsidRDefault="00000000" w:rsidRPr="00000000" w14:paraId="00000066">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Sin embargo, en el escenario de las plataformas digitales orientadas al consumo de atención, los supuestos presentados por Davis sufren una perturbación en en su objetivo. Las corporaciones tecnológicas han hipertrofiado la</w:t>
      </w:r>
      <w:commentRangeStart w:id="27"/>
      <w:r w:rsidDel="00000000" w:rsidR="00000000" w:rsidRPr="00000000">
        <w:rPr>
          <w:rFonts w:ascii="Heebo" w:cs="Heebo" w:eastAsia="Heebo" w:hAnsi="Heebo"/>
          <w:sz w:val="20"/>
          <w:szCs w:val="20"/>
          <w:rtl w:val="0"/>
        </w:rPr>
        <w:t xml:space="preserve"> Facilidad de Uso Percibida(Rogers)</w:t>
      </w:r>
      <w:commentRangeEnd w:id="27"/>
      <w:r w:rsidDel="00000000" w:rsidR="00000000" w:rsidRPr="00000000">
        <w:commentReference w:id="27"/>
      </w:r>
      <w:r w:rsidDel="00000000" w:rsidR="00000000" w:rsidRPr="00000000">
        <w:rPr>
          <w:rFonts w:ascii="Heebo" w:cs="Heebo" w:eastAsia="Heebo" w:hAnsi="Heebo"/>
          <w:sz w:val="20"/>
          <w:szCs w:val="20"/>
          <w:rtl w:val="0"/>
        </w:rPr>
        <w:t xml:space="preserve"> hasta niveles que rozan la inercia absoluta, mientras es desvinculada de cualquier noción de Utilidad Percibida real. La extrema facilidad de navegación, la ausencia total de fricción y la automatización de los flujos interactivos ya no buscan ayudar al usuario a completar una tarea específica para que pueda retirarse del entorno digital. Al contrario, se utiliza para reducir a cero las barreras de entrada y permanencia en bucles de consumo infinitos, que carecen de valor real o productivo para la vida de las personas. </w:t>
      </w:r>
      <w:commentRangeStart w:id="28"/>
      <w:r w:rsidDel="00000000" w:rsidR="00000000" w:rsidRPr="00000000">
        <w:rPr>
          <w:rFonts w:ascii="Heebo" w:cs="Heebo" w:eastAsia="Heebo" w:hAnsi="Heebo"/>
          <w:sz w:val="20"/>
          <w:szCs w:val="20"/>
          <w:rtl w:val="0"/>
        </w:rPr>
        <w:t xml:space="preserve">La</w:t>
      </w:r>
      <w:commentRangeEnd w:id="28"/>
      <w:r w:rsidDel="00000000" w:rsidR="00000000" w:rsidRPr="00000000">
        <w:commentReference w:id="28"/>
      </w:r>
      <w:r w:rsidDel="00000000" w:rsidR="00000000" w:rsidRPr="00000000">
        <w:rPr>
          <w:rFonts w:ascii="Heebo" w:cs="Heebo" w:eastAsia="Heebo" w:hAnsi="Heebo"/>
          <w:sz w:val="20"/>
          <w:szCs w:val="20"/>
          <w:rtl w:val="0"/>
        </w:rPr>
        <w:t xml:space="preserve"> interfaz aprovecha mecanismo desarrollados a trváes de miles de años de evolución para mantener al individuo en un estado de navegación perpetua. De este modo, la supresión del esfuerzo convierte a la interfaz en un dispositivo de mediación conductual que neutraliza la autonomía del usuario.</w:t>
      </w:r>
    </w:p>
    <w:p w:rsidR="00000000" w:rsidDel="00000000" w:rsidP="00000000" w:rsidRDefault="00000000" w:rsidRPr="00000000" w14:paraId="00000067">
      <w:pPr>
        <w:pStyle w:val="Heading2"/>
        <w:rPr/>
      </w:pPr>
      <w:bookmarkStart w:colFirst="0" w:colLast="0" w:name="_q4chomjf1tno" w:id="13"/>
      <w:bookmarkEnd w:id="13"/>
      <w:r w:rsidDel="00000000" w:rsidR="00000000" w:rsidRPr="00000000">
        <w:rPr>
          <w:rtl w:val="0"/>
        </w:rPr>
        <w:t xml:space="preserve">2.4 </w:t>
      </w:r>
      <w:ins w:author="AARÓN MONTOYA MORAGA" w:id="8" w:date="2026-06-16T14:42:16Z">
        <w:r w:rsidDel="00000000" w:rsidR="00000000" w:rsidRPr="00000000">
          <w:rPr>
            <w:rtl w:val="0"/>
            <w:rPrChange w:author="AARÓN MONTOYA MORAGA" w:id="9" w:date="2026-06-16T14:42:16Z">
              <w:rPr/>
            </w:rPrChange>
          </w:rPr>
          <w:t xml:space="preserve">Economía</w:t>
        </w:r>
      </w:ins>
      <w:del w:author="AARÓN MONTOYA MORAGA" w:id="8" w:date="2026-06-16T14:42:16Z">
        <w:r w:rsidDel="00000000" w:rsidR="00000000" w:rsidRPr="00000000">
          <w:rPr>
            <w:rtl w:val="0"/>
            <w:rPrChange w:author="AARÓN MONTOYA MORAGA" w:id="9" w:date="2026-06-16T14:42:16Z">
              <w:rPr/>
            </w:rPrChange>
          </w:rPr>
          <w:delText xml:space="preserve">Économía</w:delText>
        </w:r>
      </w:del>
      <w:r w:rsidDel="00000000" w:rsidR="00000000" w:rsidRPr="00000000">
        <w:rPr>
          <w:rtl w:val="0"/>
        </w:rPr>
        <w:t xml:space="preserve"> de la Atención</w:t>
      </w:r>
    </w:p>
    <w:p w:rsidR="00000000" w:rsidDel="00000000" w:rsidP="00000000" w:rsidRDefault="00000000" w:rsidRPr="00000000" w14:paraId="00000068">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investigación de los mecanismos biológicos del cuerpo humano, orientada hacia un diseño que proponga una experiencia </w:t>
      </w:r>
      <w:commentRangeStart w:id="29"/>
      <w:r w:rsidDel="00000000" w:rsidR="00000000" w:rsidRPr="00000000">
        <w:rPr>
          <w:rFonts w:ascii="Heebo" w:cs="Heebo" w:eastAsia="Heebo" w:hAnsi="Heebo"/>
          <w:i w:val="1"/>
          <w:iCs w:val="1"/>
          <w:sz w:val="20"/>
          <w:szCs w:val="20"/>
          <w:rtl w:val="0"/>
        </w:rPr>
        <w:t xml:space="preserve">frictionless</w:t>
      </w:r>
      <w:r w:rsidDel="00000000" w:rsidR="00000000" w:rsidRPr="00000000">
        <w:rPr>
          <w:rFonts w:ascii="Heebo" w:cs="Heebo" w:eastAsia="Heebo" w:hAnsi="Heebo"/>
          <w:sz w:val="20"/>
          <w:szCs w:val="20"/>
          <w:rtl w:val="0"/>
        </w:rPr>
        <w:t xml:space="preserve"> </w:t>
      </w:r>
      <w:commentRangeEnd w:id="29"/>
      <w:r w:rsidDel="00000000" w:rsidR="00000000" w:rsidRPr="00000000">
        <w:commentReference w:id="29"/>
      </w:r>
      <w:r w:rsidDel="00000000" w:rsidR="00000000" w:rsidRPr="00000000">
        <w:rPr>
          <w:rFonts w:ascii="Heebo" w:cs="Heebo" w:eastAsia="Heebo" w:hAnsi="Heebo"/>
          <w:sz w:val="20"/>
          <w:szCs w:val="20"/>
          <w:rtl w:val="0"/>
        </w:rPr>
        <w:t xml:space="preserve">no ocurren en un vacío técnico(Zuboff, 2019), </w:t>
      </w:r>
      <w:commentRangeStart w:id="30"/>
      <w:r w:rsidDel="00000000" w:rsidR="00000000" w:rsidRPr="00000000">
        <w:rPr>
          <w:rFonts w:ascii="Heebo" w:cs="Heebo" w:eastAsia="Heebo" w:hAnsi="Heebo"/>
          <w:sz w:val="20"/>
          <w:szCs w:val="20"/>
          <w:rtl w:val="0"/>
        </w:rPr>
        <w:t xml:space="preserve">sino que responden de manera directa a los incentivos económicos del existente en contexto socioeconómico actual, conocido como la economía de la atención(Simon, 1971)</w:t>
      </w:r>
      <w:commentRangeEnd w:id="30"/>
      <w:r w:rsidDel="00000000" w:rsidR="00000000" w:rsidRPr="00000000">
        <w:commentReference w:id="30"/>
      </w:r>
      <w:r w:rsidDel="00000000" w:rsidR="00000000" w:rsidRPr="00000000">
        <w:rPr>
          <w:rFonts w:ascii="Heebo" w:cs="Heebo" w:eastAsia="Heebo" w:hAnsi="Heebo"/>
          <w:sz w:val="20"/>
          <w:szCs w:val="20"/>
          <w:rtl w:val="0"/>
        </w:rPr>
        <w:t xml:space="preserve">. Este paradigma contempla ámbitos sociales, económicos y culturales. Sus fundamentos teóricos fueron planteados por el premio Nobel Herbert Simon, a partir de una premisa crítica: en el contexto de la sociedad contemporánea, los recursos realmente escasos, ya no son los datos, el conocimiento o la capacidad de producción de contenidos, sino la capacidad que tenemos los seres humanos para prestar nuestra atención a ellos. </w:t>
      </w:r>
      <w:commentRangeStart w:id="31"/>
      <w:r w:rsidDel="00000000" w:rsidR="00000000" w:rsidRPr="00000000">
        <w:rPr>
          <w:rFonts w:ascii="Heebo" w:cs="Heebo" w:eastAsia="Heebo" w:hAnsi="Heebo"/>
          <w:sz w:val="20"/>
          <w:szCs w:val="20"/>
          <w:rtl w:val="0"/>
        </w:rPr>
        <w:t xml:space="preserve">El desarrollo industrial </w:t>
      </w:r>
      <w:commentRangeEnd w:id="31"/>
      <w:r w:rsidDel="00000000" w:rsidR="00000000" w:rsidRPr="00000000">
        <w:commentReference w:id="31"/>
      </w:r>
      <w:r w:rsidDel="00000000" w:rsidR="00000000" w:rsidRPr="00000000">
        <w:rPr>
          <w:rFonts w:ascii="Heebo" w:cs="Heebo" w:eastAsia="Heebo" w:hAnsi="Heebo"/>
          <w:sz w:val="20"/>
          <w:szCs w:val="20"/>
          <w:rtl w:val="0"/>
        </w:rPr>
        <w:t xml:space="preserve">y tecnológico de los últimos dos siglos ha invertido la lógica de la escasez que dominó la mayor parte de la historia humana. La capacidad productiva de las sociedades contemporáneas supera con creces su capacidad de consumo, producimos más alimento del que podemos comer, más prendas de ropa de las que podemos usar y más contenido del que podemos ver.  La infraestructura digital permite generar y distribuir contenido a una velocidad y volumen que el cerebro humano es estructuralmente incapaz de procesar (Simon, 1971). La sobreabundancia de información digital genera </w:t>
      </w:r>
      <w:commentRangeStart w:id="32"/>
      <w:r w:rsidDel="00000000" w:rsidR="00000000" w:rsidRPr="00000000">
        <w:rPr>
          <w:rFonts w:ascii="Heebo" w:cs="Heebo" w:eastAsia="Heebo" w:hAnsi="Heebo"/>
          <w:sz w:val="20"/>
          <w:szCs w:val="20"/>
          <w:rtl w:val="0"/>
        </w:rPr>
        <w:t xml:space="preserve">pobreza de atención</w:t>
      </w:r>
      <w:commentRangeEnd w:id="32"/>
      <w:r w:rsidDel="00000000" w:rsidR="00000000" w:rsidRPr="00000000">
        <w:commentReference w:id="32"/>
      </w:r>
      <w:r w:rsidDel="00000000" w:rsidR="00000000" w:rsidRPr="00000000">
        <w:rPr>
          <w:rFonts w:ascii="Heebo" w:cs="Heebo" w:eastAsia="Heebo" w:hAnsi="Heebo"/>
          <w:sz w:val="20"/>
          <w:szCs w:val="20"/>
          <w:rtl w:val="0"/>
        </w:rPr>
        <w:t xml:space="preserve">. La capacidad atencional y computacional del cerebro humano es serial y limitada, es decir, solo podemos prestar atención a una cosa a la vez. Cuando se nos presenta más información de la que podemos procesar, la atención se ve sobrepasada.</w:t>
      </w:r>
    </w:p>
    <w:p w:rsidR="00000000" w:rsidDel="00000000" w:rsidP="00000000" w:rsidRDefault="00000000" w:rsidRPr="00000000" w14:paraId="00000069">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este ecosistema de mercado, la atención de las personas, se ha transformado hacia una mercancía cuantificable, almacenable y transaccional. Las grandes corporaciones, lejos de competir primordialmente por la venta de productos físicos o software instrumental, van un paso atrás. Compiten por capturar la mayor fracción posible del tiempo diario y de las personas. La atención se constituye así como la mercancía primaria del capitalismo digital, el recurso escaso que las plataformas compiten por capturar y retener. Cada minuto que los usuarios pasan interactuando con una pantalla representa una unidad de valor, la cual las empresas pueden y buscan convertir en ingresos, consolidando así, un modelo económico donde los límites biológicos de la cognición humana constituyen la principal fuente de explotación y extractivismo de recursos.</w:t>
      </w:r>
    </w:p>
    <w:p w:rsidR="00000000" w:rsidDel="00000000" w:rsidP="00000000" w:rsidRDefault="00000000" w:rsidRPr="00000000" w14:paraId="0000006A">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concepto del sistema económico global alcanza su teorización más rigurosa en el concepto de </w:t>
      </w:r>
      <w:commentRangeStart w:id="33"/>
      <w:r w:rsidDel="00000000" w:rsidR="00000000" w:rsidRPr="00000000">
        <w:rPr>
          <w:rFonts w:ascii="Heebo" w:cs="Heebo" w:eastAsia="Heebo" w:hAnsi="Heebo"/>
          <w:sz w:val="20"/>
          <w:szCs w:val="20"/>
          <w:rtl w:val="0"/>
        </w:rPr>
        <w:t xml:space="preserve">capitalismo de vigilancia</w:t>
      </w:r>
      <w:commentRangeEnd w:id="33"/>
      <w:r w:rsidDel="00000000" w:rsidR="00000000" w:rsidRPr="00000000">
        <w:commentReference w:id="33"/>
      </w:r>
      <w:r w:rsidDel="00000000" w:rsidR="00000000" w:rsidRPr="00000000">
        <w:rPr>
          <w:rFonts w:ascii="Heebo" w:cs="Heebo" w:eastAsia="Heebo" w:hAnsi="Heebo"/>
          <w:sz w:val="20"/>
          <w:szCs w:val="20"/>
          <w:rtl w:val="0"/>
        </w:rPr>
        <w:t xml:space="preserve">, formulado por Shoshana Zuboff. De acuerdo con la socióloga, el concepto del capitalismo de vigilancia representa una de las transformaciones más profundas del mercado contemporáneo. Caracterizada por tomar la experiencia humana y el comportamiento individual como una materia prima de costo 0, que puede ser traducida en datos valiosos por su capacidad de revelar insights sobre el comportamiento social humano. Esta información resctada va mucho más allá de la información que los usuarios entregan de forma consciente. Los conocidos como </w:t>
      </w:r>
      <w:r w:rsidDel="00000000" w:rsidR="00000000" w:rsidRPr="00000000">
        <w:rPr>
          <w:rFonts w:ascii="Heebo" w:cs="Heebo" w:eastAsia="Heebo" w:hAnsi="Heebo"/>
          <w:i w:val="1"/>
          <w:iCs w:val="1"/>
          <w:sz w:val="20"/>
          <w:szCs w:val="20"/>
          <w:rtl w:val="0"/>
        </w:rPr>
        <w:t xml:space="preserve">metadatos</w:t>
      </w:r>
      <w:r w:rsidDel="00000000" w:rsidR="00000000" w:rsidRPr="00000000">
        <w:rPr>
          <w:rFonts w:ascii="Heebo" w:cs="Heebo" w:eastAsia="Heebo" w:hAnsi="Heebo"/>
          <w:sz w:val="20"/>
          <w:szCs w:val="20"/>
          <w:rtl w:val="0"/>
        </w:rPr>
        <w:t xml:space="preserve"> incluyen </w:t>
      </w:r>
      <w:ins w:author="AARÓN MONTOYA MORAGA" w:id="10" w:date="2026-06-16T14:42:45Z">
        <w:r w:rsidDel="00000000" w:rsidR="00000000" w:rsidRPr="00000000">
          <w:rPr>
            <w:rFonts w:ascii="Heebo" w:cs="Heebo" w:eastAsia="Heebo" w:hAnsi="Heebo"/>
            <w:sz w:val="20"/>
            <w:szCs w:val="20"/>
            <w:rtl w:val="0"/>
          </w:rPr>
          <w:t xml:space="preserve">aspectos </w:t>
        </w:r>
      </w:ins>
      <w:del w:author="AARÓN MONTOYA MORAGA" w:id="10" w:date="2026-06-16T14:42:45Z">
        <w:r w:rsidDel="00000000" w:rsidR="00000000" w:rsidRPr="00000000">
          <w:rPr>
            <w:rFonts w:ascii="Heebo" w:cs="Heebo" w:eastAsia="Heebo" w:hAnsi="Heebo"/>
            <w:sz w:val="20"/>
            <w:szCs w:val="20"/>
            <w:rtl w:val="0"/>
          </w:rPr>
          <w:delText xml:space="preserve">cosas </w:delText>
        </w:r>
      </w:del>
      <w:r w:rsidDel="00000000" w:rsidR="00000000" w:rsidRPr="00000000">
        <w:rPr>
          <w:rFonts w:ascii="Heebo" w:cs="Heebo" w:eastAsia="Heebo" w:hAnsi="Heebo"/>
          <w:sz w:val="20"/>
          <w:szCs w:val="20"/>
          <w:rtl w:val="0"/>
        </w:rPr>
        <w:t xml:space="preserve">como la velocidad de desplazamiento por la pantalla, las pausas milimétricas ante ciertas imágenes, los horarios exactos de actividad y más. Esto permite no solo generar clasificaciones entre los distintos usuarios, sino también parametrizar la creación de </w:t>
      </w:r>
      <w:commentRangeStart w:id="34"/>
      <w:r w:rsidDel="00000000" w:rsidR="00000000" w:rsidRPr="00000000">
        <w:rPr>
          <w:rFonts w:ascii="Heebo" w:cs="Heebo" w:eastAsia="Heebo" w:hAnsi="Heebo"/>
          <w:sz w:val="20"/>
          <w:szCs w:val="20"/>
          <w:rtl w:val="0"/>
        </w:rPr>
        <w:t xml:space="preserve">contenido, hacia un contenido</w:t>
      </w:r>
      <w:commentRangeEnd w:id="34"/>
      <w:r w:rsidDel="00000000" w:rsidR="00000000" w:rsidRPr="00000000">
        <w:commentReference w:id="34"/>
      </w:r>
      <w:r w:rsidDel="00000000" w:rsidR="00000000" w:rsidRPr="00000000">
        <w:rPr>
          <w:rFonts w:ascii="Heebo" w:cs="Heebo" w:eastAsia="Heebo" w:hAnsi="Heebo"/>
          <w:sz w:val="20"/>
          <w:szCs w:val="20"/>
          <w:rtl w:val="0"/>
        </w:rPr>
        <w:t xml:space="preserve"> moldeado a medida a tus necesidades y preferencias.</w:t>
      </w:r>
    </w:p>
    <w:p w:rsidR="00000000" w:rsidDel="00000000" w:rsidP="00000000" w:rsidRDefault="00000000" w:rsidRPr="00000000" w14:paraId="0000006B">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información conductual es procesada mediante arquitecturas de inteligencia artificial y aprendizaje automático en lo que Zuboff (2019) denomina "fábricas de predicción". El objetivo de estos sistemas no es comprender el comportamiento pasado del usuario, sino fabricar productos de predicción que anticipen lo que el individuo hará, sentirá o comprará en el futuro inmediato. Estos productos se comercializan luego en mercados de datos, donde distintas empresas buscan adquirir certezas sobre el comportamiento humano, todo esto con el objetivo de maximizar la retención, o las ventas. Más allá de conformarse con la observación, las empresas intervienen activamente sobre la conducta de las poblaciones, modificando hábitos a escala mediante el diseño de la arquitectura de la información y los algoritmos del contenido audiovisual.</w:t>
      </w:r>
    </w:p>
    <w:p w:rsidR="00000000" w:rsidDel="00000000" w:rsidP="00000000" w:rsidRDefault="00000000" w:rsidRPr="00000000" w14:paraId="0000006C">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manera en que logran establecer una relación influencial de este modelo con la vida diaria del usuario es la conexión entre las métricas de retención y la publicidad dirigida. El valor de mercado de un anuncio radica en su capacidad de segmentación, poder mostrar el mensaje preciso ante el usuario específico en el momento de mayor vulnerabilidad a estos estímulos. Un elemento imprescindible para refinar esos modelos predictivos, es la capacidad de mantener a los conectados el mayor tiempo posible, de modo que la extracción de los metadatos sea tan profunda como la capacidad atencional del sujeto lo permita. Cada segundo adicional de permanencia genera insights facturables, y permite extraer nueva información capaz de calibrar los algoritmos de recomendación.</w:t>
      </w:r>
    </w:p>
    <w:p w:rsidR="00000000" w:rsidDel="00000000" w:rsidP="00000000" w:rsidRDefault="00000000" w:rsidRPr="00000000" w14:paraId="0000006D">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Bajo las presiones competitivas propias de este modelo de mercado, la intención de las empresas por maximizar el tiempo de retención de los usuarios en las redes, deja de ser un efecto secundario, para ser una necesidad de las empresas para poder competir. La adicción como modelo de negocio. Cuando toda la competencia utiliza este tipo de estrategias para aumentar sus números, sin importar las consecuencias de ellas, se vuelve imposible competir al mismo grado sin caer en este tipo de estrategias. Así mismo, el aprovechamiento de los mecanismos biológicos a través del diseño de interfaces, genera un escenario donde las métricas de éxito empresarial, moldean un conflicto entre la salud mental y la autonomía cognitiva de los usuarios.</w:t>
      </w:r>
    </w:p>
    <w:p w:rsidR="00000000" w:rsidDel="00000000" w:rsidP="00000000" w:rsidRDefault="00000000" w:rsidRPr="00000000" w14:paraId="0000006E">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plataformas se ven forzadas por la lógica del mercado a optimizar sus productos para erosionar el autocontrol, diseñando sistemas que inducen estados de dependencia atencional para asegurar su propia sostenibilidad económica.</w:t>
      </w:r>
    </w:p>
    <w:p w:rsidR="00000000" w:rsidDel="00000000" w:rsidP="00000000" w:rsidRDefault="00000000" w:rsidRPr="00000000" w14:paraId="0000006F">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Este panorama exige una evaluación ética de las implicaciones de estas tecnologías sobre la autonomía humana. Autores como Byung-Chul Han (2015) advierten que la captura y modificación de los hábitos mediante interfaces manipuladoras atentan contra el libre albedrío y la dignidad del individuo. Al transformar al ser humano en un sujeto reactivo que opera bajo el procesamiento automático del Sistema 1 (Kahneman, 2011), las plataformas erosionan la reflexión crítica, la deliberación y la atención sostenida —facultades indispensables para la vida social, la educación y la participación ciudadana.</w:t>
      </w:r>
      <w:r w:rsidDel="00000000" w:rsidR="00000000" w:rsidRPr="00000000">
        <w:rPr>
          <w:rtl w:val="0"/>
        </w:rPr>
      </w:r>
    </w:p>
    <w:p w:rsidR="00000000" w:rsidDel="00000000" w:rsidP="00000000" w:rsidRDefault="00000000" w:rsidRPr="00000000" w14:paraId="00000070">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En síntesis, este ámbito demuestra que la captura atencional no es un defecto del sistema sino su lógica de funcionamiento: existe un incentivo económico estructural para explotar, a través del diseño de interfaces, las vulnerabilidades neurobiológicas descritas en los ámbitos anteriores. El problema, por tanto, no se resuelve apelando a la voluntad individual del usuario ni a su educación digital, pues ambas operan sobre un sujeto cuya capacidad deliberativa ha sido sistemáticamente neutralizada. La pregunta sobre qué tipo de intervención puede revertir esta dinámica queda planteada para la conclusión de este marco.</w:t>
      </w:r>
    </w:p>
    <w:p w:rsidR="00000000" w:rsidDel="00000000" w:rsidP="00000000" w:rsidRDefault="00000000" w:rsidRPr="00000000" w14:paraId="00000071">
      <w:pPr>
        <w:pStyle w:val="Heading2"/>
        <w:rPr/>
      </w:pPr>
      <w:bookmarkStart w:colFirst="0" w:colLast="0" w:name="_8z9ibsa79j84" w:id="14"/>
      <w:bookmarkEnd w:id="14"/>
      <w:r w:rsidDel="00000000" w:rsidR="00000000" w:rsidRPr="00000000">
        <w:rPr>
          <w:rtl w:val="0"/>
        </w:rPr>
        <w:t xml:space="preserve">2.5 </w:t>
      </w:r>
      <w:r w:rsidDel="00000000" w:rsidR="00000000" w:rsidRPr="00000000">
        <w:rPr>
          <w:rtl w:val="0"/>
        </w:rPr>
        <w:t xml:space="preserve">Conclusión</w:t>
      </w:r>
    </w:p>
    <w:p w:rsidR="00000000" w:rsidDel="00000000" w:rsidP="00000000" w:rsidRDefault="00000000" w:rsidRPr="00000000" w14:paraId="00000072">
      <w:pPr>
        <w:spacing w:after="300" w:before="300" w:line="360" w:lineRule="auto"/>
        <w:rPr>
          <w:rFonts w:ascii="Heebo" w:cs="Heebo" w:eastAsia="Heebo" w:hAnsi="Heebo"/>
          <w:sz w:val="20"/>
          <w:szCs w:val="20"/>
        </w:rPr>
      </w:pPr>
      <w:commentRangeStart w:id="35"/>
      <w:r w:rsidDel="00000000" w:rsidR="00000000" w:rsidRPr="00000000">
        <w:rPr>
          <w:rFonts w:ascii="Heebo" w:cs="Heebo" w:eastAsia="Heebo" w:hAnsi="Heebo"/>
          <w:sz w:val="20"/>
          <w:szCs w:val="20"/>
          <w:rtl w:val="0"/>
        </w:rPr>
        <w:t xml:space="preserve">El análisis integrad</w:t>
      </w:r>
      <w:commentRangeEnd w:id="35"/>
      <w:r w:rsidDel="00000000" w:rsidR="00000000" w:rsidRPr="00000000">
        <w:commentReference w:id="35"/>
      </w:r>
      <w:r w:rsidDel="00000000" w:rsidR="00000000" w:rsidRPr="00000000">
        <w:rPr>
          <w:rFonts w:ascii="Heebo" w:cs="Heebo" w:eastAsia="Heebo" w:hAnsi="Heebo"/>
          <w:sz w:val="20"/>
          <w:szCs w:val="20"/>
          <w:rtl w:val="0"/>
        </w:rPr>
        <w:t xml:space="preserve">o de los elementos que constituyen este marco teórico demuestra que los fenómenos de dependencia, distracción crónica y automatización conductual en los entornos digitales no pueden comprenderse de forma aislada como fallos individuales de fuerza de voluntad ni como patologías psicológicas particulares. Por el contrario, la interacción contemporánea entre el ser humano y las pantallas opera como un circuito cerrado e integrado, donde el macroentorno económico de la economía de la atención impone los objetivos extractivos, el diseño de interfaces UX/UI despliega las tácticas operativas, y el sustrato neurobiológico ejecuta y automatiza los resultados conductuales.</w:t>
      </w:r>
    </w:p>
    <w:p w:rsidR="00000000" w:rsidDel="00000000" w:rsidP="00000000" w:rsidRDefault="00000000" w:rsidRPr="00000000" w14:paraId="00000073">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Las demandas de monetización del capitalismo de vigilancia obligan a las plataformas a competir ferozmente por el tiempo de los usuario. Con este objetivo, se emplea un diseño que suprime la fricción e implementa patrones y mecanismos capaces de suprimir la reflexión crítica. Las interfaces logran acoplarse a esta idea, pues, están calibradas para aludir a aquellos mecanismos biológicos propios de la supervivencia y eficiencia del gasto energético desarrollados a través de miles de años de evolución. A través de herramientas como el refuerzo variable, las interfaces son capaces de “apropiearse” de los métodos de aprendizaje del organismo, creando hábitos y cambios en la conducta.</w:t>
      </w:r>
      <w:r w:rsidDel="00000000" w:rsidR="00000000" w:rsidRPr="00000000">
        <w:rPr>
          <w:rtl w:val="0"/>
        </w:rPr>
      </w:r>
    </w:p>
    <w:p w:rsidR="00000000" w:rsidDel="00000000" w:rsidP="00000000" w:rsidRDefault="00000000" w:rsidRPr="00000000" w14:paraId="00000074">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articulación entre los tres ámbitos explica por qué las respuestas habituales al problema resultan insuficientes. La apelación a la voluntad individual fracasa porque opera sobre una corteza prefrontal sistemáticamente neutralizada por el diseño compulsivo; la educación digital presupone una capacidad deliberativa que el procesamiento automático del Sistema 1 ya no ejerce en el momento del uso; y la regulación estatal actúa sobre el incentivo económico, pero no sobre el mecanismo neurobiológico ya instalado en el usuario. Si el problema se ejecuta en el nivel de la interacción entre el cuerpo y la interfaz, es en ese nivel donde una intervención de diseño puede operar.</w:t>
      </w:r>
    </w:p>
    <w:p w:rsidR="00000000" w:rsidDel="00000000" w:rsidP="00000000" w:rsidRDefault="00000000" w:rsidRPr="00000000" w14:paraId="00000075">
      <w:pPr>
        <w:spacing w:after="300" w:before="300" w:line="36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tecnología digital contemporánea no funciona, entonces, como una herramienta neutral al servicio del desarrollo humano, sino como el engranaje de un sistema socioeconómico que ha convertido las vulnerabilidades biológicas y los recursos cognitivos de la especie en materia prima de extracción. El desafío de diseño planteado es el de intervenir en esa relación cuerpo-interfaz, </w:t>
      </w:r>
      <w:r w:rsidDel="00000000" w:rsidR="00000000" w:rsidRPr="00000000">
        <w:rPr>
          <w:rFonts w:ascii="Heebo" w:cs="Heebo" w:eastAsia="Heebo" w:hAnsi="Heebo"/>
          <w:b w:val="1"/>
          <w:bCs w:val="1"/>
          <w:sz w:val="20"/>
          <w:szCs w:val="20"/>
          <w:rtl w:val="0"/>
        </w:rPr>
        <w:t xml:space="preserve">introduciendo momentos de fricción y consciencia</w:t>
      </w:r>
      <w:r w:rsidDel="00000000" w:rsidR="00000000" w:rsidRPr="00000000">
        <w:rPr>
          <w:rFonts w:ascii="Heebo" w:cs="Heebo" w:eastAsia="Heebo" w:hAnsi="Heebo"/>
          <w:sz w:val="20"/>
          <w:szCs w:val="20"/>
          <w:rtl w:val="0"/>
        </w:rPr>
        <w:t xml:space="preserve"> que restituyan al usuario la capacidad de decidir conscientemente sobre su propio comportamiento tecnológico."</w:t>
      </w:r>
    </w:p>
    <w:p w:rsidR="00000000" w:rsidDel="00000000" w:rsidP="00000000" w:rsidRDefault="00000000" w:rsidRPr="00000000" w14:paraId="00000076">
      <w:pPr>
        <w:pStyle w:val="Heading1"/>
        <w:numPr>
          <w:ilvl w:val="0"/>
          <w:numId w:val="8"/>
        </w:numPr>
        <w:ind w:left="720" w:hanging="360"/>
        <w:rPr/>
      </w:pPr>
      <w:bookmarkStart w:colFirst="0" w:colLast="0" w:name="_i8lwqp5s62mh" w:id="15"/>
      <w:bookmarkEnd w:id="15"/>
      <w:r w:rsidDel="00000000" w:rsidR="00000000" w:rsidRPr="00000000">
        <w:rPr>
          <w:rtl w:val="0"/>
        </w:rPr>
        <w:t xml:space="preserve">Planteamiento de la </w:t>
      </w:r>
      <w:commentRangeStart w:id="36"/>
      <w:r w:rsidDel="00000000" w:rsidR="00000000" w:rsidRPr="00000000">
        <w:rPr>
          <w:rtl w:val="0"/>
        </w:rPr>
        <w:t xml:space="preserve">Problemática</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77">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 escala global, el </w:t>
      </w:r>
      <w:r w:rsidDel="00000000" w:rsidR="00000000" w:rsidRPr="00000000">
        <w:rPr>
          <w:rFonts w:ascii="Heebo" w:cs="Heebo" w:eastAsia="Heebo" w:hAnsi="Heebo"/>
          <w:i w:val="1"/>
          <w:iCs w:val="1"/>
          <w:sz w:val="20"/>
          <w:szCs w:val="20"/>
          <w:rtl w:val="0"/>
        </w:rPr>
        <w:t xml:space="preserve">smartphone</w:t>
      </w:r>
      <w:r w:rsidDel="00000000" w:rsidR="00000000" w:rsidRPr="00000000">
        <w:rPr>
          <w:rFonts w:ascii="Heebo" w:cs="Heebo" w:eastAsia="Heebo" w:hAnsi="Heebo"/>
          <w:sz w:val="20"/>
          <w:szCs w:val="20"/>
          <w:rtl w:val="0"/>
        </w:rPr>
        <w:t xml:space="preserve"> se ha consolidado como el principal dispositivo de acceso a internet y como un acompañante ubicuo de la vida cotidiana. El usuario promedio de redes sociales dedica 2 horas y 23 minutos diarios a estas plataformas —más de un tercio de su tiempo en línea—, acumulando un consumo masivo que se intensifica en aplicaciones de </w:t>
      </w:r>
      <w:r w:rsidDel="00000000" w:rsidR="00000000" w:rsidRPr="00000000">
        <w:rPr>
          <w:rFonts w:ascii="Heebo" w:cs="Heebo" w:eastAsia="Heebo" w:hAnsi="Heebo"/>
          <w:i w:val="1"/>
          <w:iCs w:val="1"/>
          <w:sz w:val="20"/>
          <w:szCs w:val="20"/>
          <w:rtl w:val="0"/>
        </w:rPr>
        <w:t xml:space="preserve">scroll</w:t>
      </w:r>
      <w:r w:rsidDel="00000000" w:rsidR="00000000" w:rsidRPr="00000000">
        <w:rPr>
          <w:rFonts w:ascii="Heebo" w:cs="Heebo" w:eastAsia="Heebo" w:hAnsi="Heebo"/>
          <w:sz w:val="20"/>
          <w:szCs w:val="20"/>
          <w:rtl w:val="0"/>
        </w:rPr>
        <w:t xml:space="preserve"> infinito como TikTok, la cual concentra un promedio de 34 horas mensuales por usuario (DataReportal, 2024). En Chile, este escenario de conectividad es una realidad madura; la décima Encuesta de Acceso y </w:t>
      </w:r>
      <w:commentRangeStart w:id="37"/>
      <w:r w:rsidDel="00000000" w:rsidR="00000000" w:rsidRPr="00000000">
        <w:rPr>
          <w:rFonts w:ascii="Heebo" w:cs="Heebo" w:eastAsia="Heebo" w:hAnsi="Heebo"/>
          <w:sz w:val="20"/>
          <w:szCs w:val="20"/>
          <w:rtl w:val="0"/>
        </w:rPr>
        <w:t xml:space="preserve">Uso de Internet (SUBTEL) registra que el 94,3% de los hogares cuenta con acceso propio y pagado a la red, existiendo 112,6 accesos móviles por cada 100 habitantes. Así, el acceso ya no constituye la problemática central; lo que hoy se encuentra en disputa es la calidad de la relación que las personas establecen con sus dispositivos.</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078">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Dicha relación presenta cuatro aristas críticas que afectan directamente la experiencia del usuario. En primer lugar, la </w:t>
      </w:r>
      <w:r w:rsidDel="00000000" w:rsidR="00000000" w:rsidRPr="00000000">
        <w:rPr>
          <w:rFonts w:ascii="Heebo" w:cs="Heebo" w:eastAsia="Heebo" w:hAnsi="Heebo"/>
          <w:b w:val="1"/>
          <w:bCs w:val="1"/>
          <w:sz w:val="20"/>
          <w:szCs w:val="20"/>
          <w:rtl w:val="0"/>
        </w:rPr>
        <w:t xml:space="preserve">saturación atencional</w:t>
      </w:r>
      <w:r w:rsidDel="00000000" w:rsidR="00000000" w:rsidRPr="00000000">
        <w:rPr>
          <w:rFonts w:ascii="Heebo" w:cs="Heebo" w:eastAsia="Heebo" w:hAnsi="Heebo"/>
          <w:sz w:val="20"/>
          <w:szCs w:val="20"/>
          <w:rtl w:val="0"/>
        </w:rPr>
        <w:t xml:space="preserve">, donde la recepción de una mediana de 237 notificaciones y hasta 51 desbloqueos diarios fragmenta la atención sostenida (Common Sense Media, 2023). En segundo lugar, la </w:t>
      </w:r>
      <w:r w:rsidDel="00000000" w:rsidR="00000000" w:rsidRPr="00000000">
        <w:rPr>
          <w:rFonts w:ascii="Heebo" w:cs="Heebo" w:eastAsia="Heebo" w:hAnsi="Heebo"/>
          <w:b w:val="1"/>
          <w:bCs w:val="1"/>
          <w:sz w:val="20"/>
          <w:szCs w:val="20"/>
          <w:rtl w:val="0"/>
        </w:rPr>
        <w:t xml:space="preserve">multifuncionalidad como factor de dependencia</w:t>
      </w:r>
      <w:r w:rsidDel="00000000" w:rsidR="00000000" w:rsidRPr="00000000">
        <w:rPr>
          <w:rFonts w:ascii="Heebo" w:cs="Heebo" w:eastAsia="Heebo" w:hAnsi="Heebo"/>
          <w:sz w:val="20"/>
          <w:szCs w:val="20"/>
          <w:rtl w:val="0"/>
        </w:rPr>
        <w:t xml:space="preserve">, ya que al concentrar el trabajo, el entretenimiento y la comunicación en un solo objeto, se eleva la carga cognitiva y se dificulta el desapego. A esto se suma la </w:t>
      </w:r>
      <w:r w:rsidDel="00000000" w:rsidR="00000000" w:rsidRPr="00000000">
        <w:rPr>
          <w:rFonts w:ascii="Heebo" w:cs="Heebo" w:eastAsia="Heebo" w:hAnsi="Heebo"/>
          <w:b w:val="1"/>
          <w:bCs w:val="1"/>
          <w:sz w:val="20"/>
          <w:szCs w:val="20"/>
          <w:rtl w:val="0"/>
        </w:rPr>
        <w:t xml:space="preserve">fricción asimétrica</w:t>
      </w:r>
      <w:r w:rsidDel="00000000" w:rsidR="00000000" w:rsidRPr="00000000">
        <w:rPr>
          <w:rFonts w:ascii="Heebo" w:cs="Heebo" w:eastAsia="Heebo" w:hAnsi="Heebo"/>
          <w:sz w:val="20"/>
          <w:szCs w:val="20"/>
          <w:rtl w:val="0"/>
        </w:rPr>
        <w:t xml:space="preserve"> del diseño de las interfaces, donde las plataformas eliminan barreras para iniciar el consumo —reproduciendo videos automáticamente— mientras complejizan el abandono de la sesión. Como consecuencia, se genera una </w:t>
      </w:r>
      <w:r w:rsidDel="00000000" w:rsidR="00000000" w:rsidRPr="00000000">
        <w:rPr>
          <w:rFonts w:ascii="Heebo" w:cs="Heebo" w:eastAsia="Heebo" w:hAnsi="Heebo"/>
          <w:b w:val="1"/>
          <w:bCs w:val="1"/>
          <w:sz w:val="20"/>
          <w:szCs w:val="20"/>
          <w:rtl w:val="0"/>
        </w:rPr>
        <w:t xml:space="preserve">pérdida de autonomía consciente</w:t>
      </w:r>
      <w:r w:rsidDel="00000000" w:rsidR="00000000" w:rsidRPr="00000000">
        <w:rPr>
          <w:rFonts w:ascii="Heebo" w:cs="Heebo" w:eastAsia="Heebo" w:hAnsi="Heebo"/>
          <w:sz w:val="20"/>
          <w:szCs w:val="20"/>
          <w:rtl w:val="0"/>
        </w:rPr>
        <w:t xml:space="preserve">, donde los usuarios reconocen el carácter problemático de su consumo sin lograr mitigarlo.</w:t>
      </w:r>
    </w:p>
    <w:p w:rsidR="00000000" w:rsidDel="00000000" w:rsidP="00000000" w:rsidRDefault="00000000" w:rsidRPr="00000000" w14:paraId="00000079">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Esta última dimensión se corroboró en la investigación primaria de este proyecto mediante un sondeo a cinco adultos jóvenes con uso autopercibido como problemático. Los participantes describieron su vínculo con las plataformas mediante conceptos como "hábito", "apego ansioso" o "droga". El estudio reveló que el disparador del uso compulsivo suele ser el tiempo no estructurado —pausas, esperas o aburrimiento— y que el estado posterior al consumo es consistentemente negativo, marcado por el agotamiento mental y la culpa. Este diagnóstico local coincide con la evidencia internacional, la cual indica que más de dos tercios de los jóvenes manifiestan dificultades para distanciarse de la tecnología y recurren a ella como un mecanismo de evasión emocional (Common Sense Media, 2023).</w:t>
      </w:r>
    </w:p>
    <w:p w:rsidR="00000000" w:rsidDel="00000000" w:rsidP="00000000" w:rsidRDefault="00000000" w:rsidRPr="00000000" w14:paraId="0000007A">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Por lo tanto, el problema no responde a una simple falta de voluntad individual, sino a un modelo de diseño que explota mecanismos neurobiológicos para maximizar el tiempo de pantalla, erosionando la autonomía atencional. </w:t>
      </w:r>
      <w:commentRangeStart w:id="38"/>
      <w:r w:rsidDel="00000000" w:rsidR="00000000" w:rsidRPr="00000000">
        <w:rPr>
          <w:rFonts w:ascii="Heebo" w:cs="Heebo" w:eastAsia="Heebo" w:hAnsi="Heebo"/>
          <w:sz w:val="20"/>
          <w:szCs w:val="20"/>
          <w:rtl w:val="0"/>
        </w:rPr>
        <w:t xml:space="preserve">Ante</w:t>
      </w:r>
      <w:commentRangeEnd w:id="38"/>
      <w:r w:rsidDel="00000000" w:rsidR="00000000" w:rsidRPr="00000000">
        <w:commentReference w:id="38"/>
      </w:r>
      <w:r w:rsidDel="00000000" w:rsidR="00000000" w:rsidRPr="00000000">
        <w:rPr>
          <w:rFonts w:ascii="Heebo" w:cs="Heebo" w:eastAsia="Heebo" w:hAnsi="Heebo"/>
          <w:sz w:val="20"/>
          <w:szCs w:val="20"/>
          <w:rtl w:val="0"/>
        </w:rPr>
        <w:t xml:space="preserve"> esto, se identifica una oportunidad de diseño orientada a intervenir en la relación persona-dispositivo para restituir la capacidad de decisión consciente sobre el tiempo. Determinar la naturaleza de esta intervención, evaluando si requiere el desarrollo de nuevos artefactos y comprendiendo cómo se autorregulan los usuarios actualmente, constituye el núcleo investigativo de este proyecto.</w:t>
      </w:r>
    </w:p>
    <w:p w:rsidR="00000000" w:rsidDel="00000000" w:rsidP="00000000" w:rsidRDefault="00000000" w:rsidRPr="00000000" w14:paraId="0000007B">
      <w:pPr>
        <w:pStyle w:val="Heading2"/>
        <w:rPr/>
      </w:pPr>
      <w:bookmarkStart w:colFirst="0" w:colLast="0" w:name="_e7qgdy2zuohc" w:id="16"/>
      <w:bookmarkEnd w:id="16"/>
      <w:r w:rsidDel="00000000" w:rsidR="00000000" w:rsidRPr="00000000">
        <w:rPr>
          <w:rtl w:val="0"/>
        </w:rPr>
        <w:t xml:space="preserve">3.1. Datos del Problema</w:t>
      </w:r>
    </w:p>
    <w:p w:rsidR="00000000" w:rsidDel="00000000" w:rsidP="00000000" w:rsidRDefault="00000000" w:rsidRPr="00000000" w14:paraId="0000007C">
      <w:pPr>
        <w:pStyle w:val="Heading2"/>
        <w:rPr/>
      </w:pPr>
      <w:bookmarkStart w:colFirst="0" w:colLast="0" w:name="_r6rs0q9ypjb" w:id="17"/>
      <w:bookmarkEnd w:id="17"/>
      <w:r w:rsidDel="00000000" w:rsidR="00000000" w:rsidRPr="00000000">
        <w:rPr>
          <w:rtl w:val="0"/>
        </w:rPr>
        <w:t xml:space="preserve">3.2. Aristas del Problema</w:t>
      </w:r>
    </w:p>
    <w:p w:rsidR="00000000" w:rsidDel="00000000" w:rsidP="00000000" w:rsidRDefault="00000000" w:rsidRPr="00000000" w14:paraId="0000007D">
      <w:pPr>
        <w:pStyle w:val="Heading2"/>
        <w:rPr/>
      </w:pPr>
      <w:bookmarkStart w:colFirst="0" w:colLast="0" w:name="_5fsp1rvlg36a" w:id="18"/>
      <w:bookmarkEnd w:id="18"/>
      <w:r w:rsidDel="00000000" w:rsidR="00000000" w:rsidRPr="00000000">
        <w:rPr>
          <w:rtl w:val="0"/>
        </w:rPr>
        <w:t xml:space="preserve">3.3. Oportunidad de Diseño</w:t>
      </w:r>
    </w:p>
    <w:p w:rsidR="00000000" w:rsidDel="00000000" w:rsidP="00000000" w:rsidRDefault="00000000" w:rsidRPr="00000000" w14:paraId="0000007E">
      <w:pPr>
        <w:rPr/>
      </w:pPr>
      <w:r w:rsidDel="00000000" w:rsidR="00000000" w:rsidRPr="00000000">
        <w:rPr>
          <w:rtl w:val="0"/>
        </w:rPr>
        <w:t xml:space="preserve">antecedentes de la formulación de pryecto</w:t>
      </w:r>
    </w:p>
    <w:p w:rsidR="00000000" w:rsidDel="00000000" w:rsidP="00000000" w:rsidRDefault="00000000" w:rsidRPr="00000000" w14:paraId="0000007F">
      <w:pPr>
        <w:pStyle w:val="Heading1"/>
        <w:spacing w:after="0" w:before="0" w:line="360" w:lineRule="auto"/>
        <w:rPr>
          <w:sz w:val="20"/>
          <w:szCs w:val="20"/>
        </w:rPr>
      </w:pPr>
      <w:bookmarkStart w:colFirst="0" w:colLast="0" w:name="_kyif6cx4dxuk" w:id="19"/>
      <w:bookmarkEnd w:id="19"/>
      <w:r w:rsidDel="00000000" w:rsidR="00000000" w:rsidRPr="00000000">
        <w:rPr>
          <w:rtl w:val="0"/>
        </w:rPr>
      </w:r>
    </w:p>
    <w:p w:rsidR="00000000" w:rsidDel="00000000" w:rsidP="00000000" w:rsidRDefault="00000000" w:rsidRPr="00000000" w14:paraId="00000080">
      <w:pPr>
        <w:pStyle w:val="Heading1"/>
        <w:numPr>
          <w:ilvl w:val="0"/>
          <w:numId w:val="8"/>
        </w:numPr>
        <w:spacing w:after="0" w:before="0" w:line="360" w:lineRule="auto"/>
        <w:ind w:left="720" w:hanging="360"/>
        <w:rPr/>
      </w:pPr>
      <w:bookmarkStart w:colFirst="0" w:colLast="0" w:name="_at1prahq85gk" w:id="20"/>
      <w:bookmarkEnd w:id="20"/>
      <w:r w:rsidDel="00000000" w:rsidR="00000000" w:rsidRPr="00000000">
        <w:rPr>
          <w:rtl w:val="0"/>
        </w:rPr>
        <w:t xml:space="preserve">Formulación de Proyecto</w:t>
      </w:r>
    </w:p>
    <w:p w:rsidR="00000000" w:rsidDel="00000000" w:rsidP="00000000" w:rsidRDefault="00000000" w:rsidRPr="00000000" w14:paraId="00000081">
      <w:pPr>
        <w:pStyle w:val="Heading2"/>
        <w:rPr/>
      </w:pPr>
      <w:bookmarkStart w:colFirst="0" w:colLast="0" w:name="_353qec2aqhjs" w:id="21"/>
      <w:bookmarkEnd w:id="21"/>
      <w:r w:rsidDel="00000000" w:rsidR="00000000" w:rsidRPr="00000000">
        <w:rPr>
          <w:rtl w:val="0"/>
        </w:rPr>
        <w:t xml:space="preserve">4.1 Hipótesis</w:t>
      </w:r>
    </w:p>
    <w:p w:rsidR="00000000" w:rsidDel="00000000" w:rsidP="00000000" w:rsidRDefault="00000000" w:rsidRPr="00000000" w14:paraId="00000082">
      <w:pPr>
        <w:pStyle w:val="Heading2"/>
        <w:rPr/>
      </w:pPr>
      <w:bookmarkStart w:colFirst="0" w:colLast="0" w:name="_x1lbkj5m76qc" w:id="22"/>
      <w:bookmarkEnd w:id="22"/>
      <w:r w:rsidDel="00000000" w:rsidR="00000000" w:rsidRPr="00000000">
        <w:rPr>
          <w:rtl w:val="0"/>
        </w:rPr>
        <w:t xml:space="preserve">4.2 Objetivos</w:t>
      </w:r>
    </w:p>
    <w:p w:rsidR="00000000" w:rsidDel="00000000" w:rsidP="00000000" w:rsidRDefault="00000000" w:rsidRPr="00000000" w14:paraId="00000083">
      <w:pPr>
        <w:pStyle w:val="Heading3"/>
        <w:rPr>
          <w:rFonts w:ascii="Heebo" w:cs="Heebo" w:eastAsia="Heebo" w:hAnsi="Heebo"/>
        </w:rPr>
      </w:pPr>
      <w:bookmarkStart w:colFirst="0" w:colLast="0" w:name="_uisze5g4lwpi" w:id="23"/>
      <w:bookmarkEnd w:id="23"/>
      <w:r w:rsidDel="00000000" w:rsidR="00000000" w:rsidRPr="00000000">
        <w:rPr>
          <w:rFonts w:ascii="Heebo" w:cs="Heebo" w:eastAsia="Heebo" w:hAnsi="Heebo"/>
          <w:rtl w:val="0"/>
        </w:rPr>
        <w:t xml:space="preserve">4.2.1 </w:t>
      </w:r>
      <w:commentRangeStart w:id="39"/>
      <w:r w:rsidDel="00000000" w:rsidR="00000000" w:rsidRPr="00000000">
        <w:rPr>
          <w:rFonts w:ascii="Heebo" w:cs="Heebo" w:eastAsia="Heebo" w:hAnsi="Heebo"/>
          <w:rtl w:val="0"/>
        </w:rPr>
        <w:t xml:space="preserve">Objetivo General</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084">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5">
      <w:pPr>
        <w:rPr>
          <w:rFonts w:ascii="Heebo" w:cs="Heebo" w:eastAsia="Heebo" w:hAnsi="Heebo"/>
          <w:sz w:val="20"/>
          <w:szCs w:val="20"/>
        </w:rPr>
      </w:pPr>
      <w:r w:rsidDel="00000000" w:rsidR="00000000" w:rsidRPr="00000000">
        <w:rPr>
          <w:rFonts w:ascii="Heebo" w:cs="Heebo" w:eastAsia="Heebo" w:hAnsi="Heebo"/>
          <w:sz w:val="20"/>
          <w:szCs w:val="20"/>
          <w:rtl w:val="0"/>
        </w:rPr>
        <w:t xml:space="preserve">Contribuir a que adultos jóvenes con uso no intencional del smartphone recuperen la capacidad de decidir conscientemente sobre su comportamiento tecnológico, reduciendo como consecuencia el uso compulsivo en contextos de tiempo no estructurado, mediante una intervención de diseño. </w:t>
      </w:r>
    </w:p>
    <w:p w:rsidR="00000000" w:rsidDel="00000000" w:rsidP="00000000" w:rsidRDefault="00000000" w:rsidRPr="00000000" w14:paraId="00000086">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7">
      <w:pPr>
        <w:pStyle w:val="Heading3"/>
        <w:rPr>
          <w:rFonts w:ascii="Heebo" w:cs="Heebo" w:eastAsia="Heebo" w:hAnsi="Heebo"/>
        </w:rPr>
      </w:pPr>
      <w:bookmarkStart w:colFirst="0" w:colLast="0" w:name="_8pgyp8i86cfv" w:id="24"/>
      <w:bookmarkEnd w:id="24"/>
      <w:r w:rsidDel="00000000" w:rsidR="00000000" w:rsidRPr="00000000">
        <w:rPr>
          <w:rFonts w:ascii="Heebo" w:cs="Heebo" w:eastAsia="Heebo" w:hAnsi="Heebo"/>
          <w:rtl w:val="0"/>
        </w:rPr>
        <w:t xml:space="preserve">4.2.2 </w:t>
      </w:r>
      <w:commentRangeStart w:id="40"/>
      <w:r w:rsidDel="00000000" w:rsidR="00000000" w:rsidRPr="00000000">
        <w:rPr>
          <w:rFonts w:ascii="Heebo" w:cs="Heebo" w:eastAsia="Heebo" w:hAnsi="Heebo"/>
          <w:rtl w:val="0"/>
        </w:rPr>
        <w:t xml:space="preserve">Objetivos específicos</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088">
      <w:pPr>
        <w:pStyle w:val="Heading4"/>
        <w:rPr>
          <w:rFonts w:ascii="Heebo" w:cs="Heebo" w:eastAsia="Heebo" w:hAnsi="Heebo"/>
        </w:rPr>
      </w:pPr>
      <w:bookmarkStart w:colFirst="0" w:colLast="0" w:name="_bqa25zjjeti5" w:id="25"/>
      <w:bookmarkEnd w:id="25"/>
      <w:r w:rsidDel="00000000" w:rsidR="00000000" w:rsidRPr="00000000">
        <w:rPr>
          <w:rFonts w:ascii="Heebo" w:cs="Heebo" w:eastAsia="Heebo" w:hAnsi="Heebo"/>
          <w:rtl w:val="0"/>
        </w:rPr>
        <w:t xml:space="preserve">Objetivos de Investigación</w:t>
      </w:r>
    </w:p>
    <w:p w:rsidR="00000000" w:rsidDel="00000000" w:rsidP="00000000" w:rsidRDefault="00000000" w:rsidRPr="00000000" w14:paraId="00000089">
      <w:pPr>
        <w:rPr>
          <w:rFonts w:ascii="Heebo" w:cs="Heebo" w:eastAsia="Heebo" w:hAnsi="Heebo"/>
          <w:sz w:val="20"/>
          <w:szCs w:val="20"/>
        </w:rPr>
      </w:pPr>
      <w:r w:rsidDel="00000000" w:rsidR="00000000" w:rsidRPr="00000000">
        <w:rPr>
          <w:rFonts w:ascii="Heebo" w:cs="Heebo" w:eastAsia="Heebo" w:hAnsi="Heebo"/>
          <w:i w:val="1"/>
          <w:iCs w:val="1"/>
          <w:sz w:val="20"/>
          <w:szCs w:val="20"/>
          <w:rtl w:val="0"/>
        </w:rPr>
        <w:t xml:space="preserve">(Investigación)</w:t>
      </w:r>
      <w:r w:rsidDel="00000000" w:rsidR="00000000" w:rsidRPr="00000000">
        <w:rPr>
          <w:rFonts w:ascii="Heebo" w:cs="Heebo" w:eastAsia="Heebo" w:hAnsi="Heebo"/>
          <w:sz w:val="20"/>
          <w:szCs w:val="20"/>
          <w:rtl w:val="0"/>
        </w:rPr>
        <w:t xml:space="preserve"> Caracterizar las estrategias de autorregulación que los usuarios emplean actualmente para limitar su uso del smartphone, identificando por qué fracasan en el tiempo. </w:t>
      </w:r>
    </w:p>
    <w:p w:rsidR="00000000" w:rsidDel="00000000" w:rsidP="00000000" w:rsidRDefault="00000000" w:rsidRPr="00000000" w14:paraId="0000008A">
      <w:pPr>
        <w:spacing w:line="36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8B">
      <w:pPr>
        <w:pStyle w:val="Heading4"/>
        <w:rPr>
          <w:rFonts w:ascii="Heebo" w:cs="Heebo" w:eastAsia="Heebo" w:hAnsi="Heebo"/>
        </w:rPr>
      </w:pPr>
      <w:bookmarkStart w:colFirst="0" w:colLast="0" w:name="_agkpr5cck2ld" w:id="26"/>
      <w:bookmarkEnd w:id="26"/>
      <w:r w:rsidDel="00000000" w:rsidR="00000000" w:rsidRPr="00000000">
        <w:rPr>
          <w:rFonts w:ascii="Heebo" w:cs="Heebo" w:eastAsia="Heebo" w:hAnsi="Heebo"/>
          <w:rtl w:val="0"/>
        </w:rPr>
        <w:t xml:space="preserve">Objetivos de Prototipado</w:t>
      </w:r>
    </w:p>
    <w:p w:rsidR="00000000" w:rsidDel="00000000" w:rsidP="00000000" w:rsidRDefault="00000000" w:rsidRPr="00000000" w14:paraId="0000008C">
      <w:pPr>
        <w:spacing w:line="360" w:lineRule="auto"/>
        <w:ind w:left="0" w:firstLine="0"/>
        <w:rPr>
          <w:rFonts w:ascii="Heebo" w:cs="Heebo" w:eastAsia="Heebo" w:hAnsi="Heebo"/>
          <w:sz w:val="20"/>
          <w:szCs w:val="20"/>
        </w:rPr>
      </w:pPr>
      <w:r w:rsidDel="00000000" w:rsidR="00000000" w:rsidRPr="00000000">
        <w:rPr>
          <w:rFonts w:ascii="Heebo" w:cs="Heebo" w:eastAsia="Heebo" w:hAnsi="Heebo"/>
          <w:i w:val="1"/>
          <w:iCs w:val="1"/>
          <w:sz w:val="20"/>
          <w:szCs w:val="20"/>
          <w:rtl w:val="0"/>
        </w:rPr>
        <w:t xml:space="preserve">(Prototipado)</w:t>
      </w:r>
      <w:r w:rsidDel="00000000" w:rsidR="00000000" w:rsidRPr="00000000">
        <w:rPr>
          <w:rFonts w:ascii="Heebo" w:cs="Heebo" w:eastAsia="Heebo" w:hAnsi="Heebo"/>
          <w:sz w:val="20"/>
          <w:szCs w:val="20"/>
          <w:rtl w:val="0"/>
        </w:rPr>
        <w:t xml:space="preserve"> Definir los principios de diseño de una intervención que interrumpa el bucle de uso automático y favorezca la decisión consciente, sin replicar los mecanismos de captura de las plataformas. </w:t>
      </w:r>
    </w:p>
    <w:p w:rsidR="00000000" w:rsidDel="00000000" w:rsidP="00000000" w:rsidRDefault="00000000" w:rsidRPr="00000000" w14:paraId="0000008D">
      <w:pPr>
        <w:pStyle w:val="Heading4"/>
        <w:rPr>
          <w:rFonts w:ascii="Heebo" w:cs="Heebo" w:eastAsia="Heebo" w:hAnsi="Heebo"/>
        </w:rPr>
      </w:pPr>
      <w:bookmarkStart w:colFirst="0" w:colLast="0" w:name="_a38w1dxkint" w:id="27"/>
      <w:bookmarkEnd w:id="27"/>
      <w:r w:rsidDel="00000000" w:rsidR="00000000" w:rsidRPr="00000000">
        <w:rPr>
          <w:rFonts w:ascii="Heebo" w:cs="Heebo" w:eastAsia="Heebo" w:hAnsi="Heebo"/>
          <w:rtl w:val="0"/>
        </w:rPr>
        <w:t xml:space="preserve">Objetivos de Validación</w:t>
      </w:r>
    </w:p>
    <w:p w:rsidR="00000000" w:rsidDel="00000000" w:rsidP="00000000" w:rsidRDefault="00000000" w:rsidRPr="00000000" w14:paraId="0000008E">
      <w:pPr>
        <w:spacing w:line="360" w:lineRule="auto"/>
        <w:ind w:left="0" w:firstLine="0"/>
        <w:rPr>
          <w:rFonts w:ascii="Heebo" w:cs="Heebo" w:eastAsia="Heebo" w:hAnsi="Heebo"/>
          <w:sz w:val="20"/>
          <w:szCs w:val="20"/>
        </w:rPr>
      </w:pPr>
      <w:r w:rsidDel="00000000" w:rsidR="00000000" w:rsidRPr="00000000">
        <w:rPr>
          <w:rFonts w:ascii="Heebo" w:cs="Heebo" w:eastAsia="Heebo" w:hAnsi="Heebo"/>
          <w:i w:val="1"/>
          <w:iCs w:val="1"/>
          <w:sz w:val="20"/>
          <w:szCs w:val="20"/>
          <w:rtl w:val="0"/>
        </w:rPr>
        <w:t xml:space="preserve">(Validación)</w:t>
      </w:r>
      <w:r w:rsidDel="00000000" w:rsidR="00000000" w:rsidRPr="00000000">
        <w:rPr>
          <w:rFonts w:ascii="Heebo" w:cs="Heebo" w:eastAsia="Heebo" w:hAnsi="Heebo"/>
          <w:sz w:val="20"/>
          <w:szCs w:val="20"/>
          <w:rtl w:val="0"/>
        </w:rPr>
        <w:t xml:space="preserve"> Evaluar, mediante testeo con usuarios, en qué medida la intervención propuesta favorece la recuperación de agencia y reduce el uso no intencional. </w:t>
      </w:r>
    </w:p>
    <w:p w:rsidR="00000000" w:rsidDel="00000000" w:rsidP="00000000" w:rsidRDefault="00000000" w:rsidRPr="00000000" w14:paraId="0000008F">
      <w:pPr>
        <w:pStyle w:val="Heading2"/>
        <w:rPr/>
      </w:pPr>
      <w:bookmarkStart w:colFirst="0" w:colLast="0" w:name="_bsq2omj5ejqq" w:id="28"/>
      <w:bookmarkEnd w:id="28"/>
      <w:r w:rsidDel="00000000" w:rsidR="00000000" w:rsidRPr="00000000">
        <w:rPr>
          <w:rtl w:val="0"/>
        </w:rPr>
        <w:t xml:space="preserve">4.3. Mapa de Actores</w:t>
      </w:r>
    </w:p>
    <w:p w:rsidR="00000000" w:rsidDel="00000000" w:rsidP="00000000" w:rsidRDefault="00000000" w:rsidRPr="00000000" w14:paraId="00000090">
      <w:pPr>
        <w:ind w:left="720" w:firstLine="0"/>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IMAGEN</w:t>
      </w:r>
      <w:r w:rsidDel="00000000" w:rsidR="00000000" w:rsidRPr="00000000">
        <w:rPr>
          <w:rtl w:val="0"/>
        </w:rPr>
      </w:r>
    </w:p>
    <w:p w:rsidR="00000000" w:rsidDel="00000000" w:rsidP="00000000" w:rsidRDefault="00000000" w:rsidRPr="00000000" w14:paraId="00000091">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El mapa revela una estructura clara: el usuario no se encuentra solo frente a su propia voluntad, sino inmerso en un campo de fuerzas donde colisionan intereses opuestos. Por un lado, se ubican aquellos actores que tienen un poderoso incentivo económico para capturar y retener su atención; por el otro, se encuentran quienes buscan intervenir para restituirle su autonomía y control.</w:t>
      </w:r>
      <w:r w:rsidDel="00000000" w:rsidR="00000000" w:rsidRPr="00000000">
        <w:rPr>
          <w:rtl w:val="0"/>
        </w:rPr>
      </w:r>
    </w:p>
    <w:p w:rsidR="00000000" w:rsidDel="00000000" w:rsidP="00000000" w:rsidRDefault="00000000" w:rsidRPr="00000000" w14:paraId="00000092">
      <w:pPr>
        <w:spacing w:after="300" w:before="300" w:lineRule="auto"/>
        <w:rPr>
          <w:rFonts w:ascii="Heebo" w:cs="Heebo" w:eastAsia="Heebo" w:hAnsi="Heebo"/>
          <w:b w:val="1"/>
          <w:bCs w:val="1"/>
          <w:sz w:val="20"/>
          <w:szCs w:val="20"/>
        </w:rPr>
      </w:pPr>
      <w:r w:rsidDel="00000000" w:rsidR="00000000" w:rsidRPr="00000000">
        <w:rPr>
          <w:rFonts w:ascii="Heebo" w:cs="Heebo" w:eastAsia="Heebo" w:hAnsi="Heebo"/>
          <w:sz w:val="20"/>
          <w:szCs w:val="20"/>
          <w:rtl w:val="0"/>
        </w:rPr>
        <w:t xml:space="preserve">Al construir el mapa se hizo evidente una asimetría que no era obvia desde el planteamiento inicial: una profunda desproporción de poder. El usuario, de manera individual, se enfrenta en soledad a equipos profesionales, multidisciplinarios y altamente coordinados —donde neurocientíficos, psicólogos y diseñadores colaboran en un trabajo que incluye maximizar su retención—. Es precisamente esta enorme desproporción de fuerzas la que justifica y exige que el diseño intervenga activamente a favor del individuo.</w:t>
      </w:r>
      <w:r w:rsidDel="00000000" w:rsidR="00000000" w:rsidRPr="00000000">
        <w:rPr>
          <w:rtl w:val="0"/>
        </w:rPr>
      </w:r>
    </w:p>
    <w:p w:rsidR="00000000" w:rsidDel="00000000" w:rsidP="00000000" w:rsidRDefault="00000000" w:rsidRPr="00000000" w14:paraId="00000093">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segundo hallazgo clave demuestra que disciplinas como el diseño UX, la psicología y la neurociencia están presentes en ambos lados del mapa. La diferencia fundamental no radica en la herramienta en sí, sino en el interés al que sirve. Aquí es donde se posiciona este proyecto: toma esas mismas disciplinas estratégicas, pero las cambia de bando para ponerlas, de forma genuina, al servicio del usuario. Esta reapropiación de las herramientas del diseño persuasivo, ahora orientadas a la autonomía, constituye el núcleo ético del proyecto.</w:t>
      </w:r>
    </w:p>
    <w:p w:rsidR="00000000" w:rsidDel="00000000" w:rsidP="00000000" w:rsidRDefault="00000000" w:rsidRPr="00000000" w14:paraId="00000094">
      <w:pPr>
        <w:pStyle w:val="Heading2"/>
        <w:rPr/>
      </w:pPr>
      <w:bookmarkStart w:colFirst="0" w:colLast="0" w:name="_ol0pttxez0de" w:id="29"/>
      <w:bookmarkEnd w:id="29"/>
      <w:r w:rsidDel="00000000" w:rsidR="00000000" w:rsidRPr="00000000">
        <w:rPr>
          <w:rtl w:val="0"/>
        </w:rPr>
        <w:t xml:space="preserve">4.4. Definición de Proyectos</w:t>
      </w:r>
    </w:p>
    <w:p w:rsidR="00000000" w:rsidDel="00000000" w:rsidP="00000000" w:rsidRDefault="00000000" w:rsidRPr="00000000" w14:paraId="00000095">
      <w:pPr>
        <w:pStyle w:val="Heading3"/>
        <w:rPr>
          <w:rFonts w:ascii="Heebo" w:cs="Heebo" w:eastAsia="Heebo" w:hAnsi="Heebo"/>
        </w:rPr>
      </w:pPr>
      <w:bookmarkStart w:colFirst="0" w:colLast="0" w:name="_yt19qr5ni7zl" w:id="30"/>
      <w:bookmarkEnd w:id="30"/>
      <w:r w:rsidDel="00000000" w:rsidR="00000000" w:rsidRPr="00000000">
        <w:rPr>
          <w:rFonts w:ascii="Heebo" w:cs="Heebo" w:eastAsia="Heebo" w:hAnsi="Heebo"/>
          <w:rtl w:val="0"/>
        </w:rPr>
        <w:t xml:space="preserve">4.4.1. ¿Qué?</w:t>
      </w:r>
    </w:p>
    <w:p w:rsidR="00000000" w:rsidDel="00000000" w:rsidP="00000000" w:rsidRDefault="00000000" w:rsidRPr="00000000" w14:paraId="00000096">
      <w:pPr>
        <w:rPr/>
      </w:pPr>
      <w:r w:rsidDel="00000000" w:rsidR="00000000" w:rsidRPr="00000000">
        <w:rPr>
          <w:rtl w:val="0"/>
        </w:rPr>
        <w:t xml:space="preserve">Una intervención digital de fricción y consciencia que opera sobre el uso del smartphone, interrumpiendo el uso de arrastre —el consumo automático empujado por el algoritmo— sin afectar el uso dirigido. Funciona como un andamiaje adaptativo que se endurece o libera según el grado de uso no intencional del usuario. </w:t>
      </w:r>
      <w:r w:rsidDel="00000000" w:rsidR="00000000" w:rsidRPr="00000000">
        <w:rPr>
          <w:rtl w:val="0"/>
        </w:rPr>
      </w:r>
    </w:p>
    <w:p w:rsidR="00000000" w:rsidDel="00000000" w:rsidP="00000000" w:rsidRDefault="00000000" w:rsidRPr="00000000" w14:paraId="00000097">
      <w:pPr>
        <w:pStyle w:val="Heading3"/>
        <w:rPr>
          <w:rFonts w:ascii="Heebo" w:cs="Heebo" w:eastAsia="Heebo" w:hAnsi="Heebo"/>
        </w:rPr>
      </w:pPr>
      <w:bookmarkStart w:colFirst="0" w:colLast="0" w:name="_43phelmc1tlq" w:id="31"/>
      <w:bookmarkEnd w:id="31"/>
      <w:r w:rsidDel="00000000" w:rsidR="00000000" w:rsidRPr="00000000">
        <w:rPr>
          <w:rFonts w:ascii="Heebo" w:cs="Heebo" w:eastAsia="Heebo" w:hAnsi="Heebo"/>
          <w:rtl w:val="0"/>
        </w:rPr>
        <w:t xml:space="preserve">4.4.2. ¿Por qué?</w:t>
      </w:r>
    </w:p>
    <w:p w:rsidR="00000000" w:rsidDel="00000000" w:rsidP="00000000" w:rsidRDefault="00000000" w:rsidRPr="00000000" w14:paraId="00000098">
      <w:pPr>
        <w:rPr/>
      </w:pPr>
      <w:r w:rsidDel="00000000" w:rsidR="00000000" w:rsidRPr="00000000">
        <w:rPr>
          <w:rtl w:val="0"/>
        </w:rPr>
        <w:t xml:space="preserve">Porque el uso compulsivo del celular no es una falla de voluntad individual, sino el resultado de un diseño que explota mecanismos neurobiológicos para capturar la atención. Las estrategias existentes fallan: el bloqueo total genera desensibilización, y la fuerza de voluntad opera sobre una capacidad deliberativa que el diseño ha neutralizado. Se requiere una intervención que devuelva al usuario la decisión consciente en el momento exacto del automatismo. </w:t>
      </w:r>
      <w:r w:rsidDel="00000000" w:rsidR="00000000" w:rsidRPr="00000000">
        <w:rPr>
          <w:rtl w:val="0"/>
        </w:rPr>
      </w:r>
    </w:p>
    <w:p w:rsidR="00000000" w:rsidDel="00000000" w:rsidP="00000000" w:rsidRDefault="00000000" w:rsidRPr="00000000" w14:paraId="00000099">
      <w:pPr>
        <w:pStyle w:val="Heading3"/>
        <w:rPr>
          <w:rFonts w:ascii="Heebo" w:cs="Heebo" w:eastAsia="Heebo" w:hAnsi="Heebo"/>
        </w:rPr>
      </w:pPr>
      <w:bookmarkStart w:colFirst="0" w:colLast="0" w:name="_m4t5c2a27099" w:id="32"/>
      <w:bookmarkEnd w:id="32"/>
      <w:r w:rsidDel="00000000" w:rsidR="00000000" w:rsidRPr="00000000">
        <w:rPr>
          <w:rFonts w:ascii="Heebo" w:cs="Heebo" w:eastAsia="Heebo" w:hAnsi="Heebo"/>
          <w:rtl w:val="0"/>
        </w:rPr>
        <w:t xml:space="preserve">4.4.3. ¿Cómo?</w:t>
      </w:r>
    </w:p>
    <w:p w:rsidR="00000000" w:rsidDel="00000000" w:rsidP="00000000" w:rsidRDefault="00000000" w:rsidRPr="00000000" w14:paraId="0000009A">
      <w:pPr>
        <w:rPr/>
      </w:pPr>
      <w:r w:rsidDel="00000000" w:rsidR="00000000" w:rsidRPr="00000000">
        <w:rPr>
          <w:rtl w:val="0"/>
        </w:rPr>
        <w:t xml:space="preserve">Mediante una fricción que se activa selectivamente ante el uso de arrastre, distinguiéndolo del uso dirigido a través del origen del contenido (elegido vs. empujado por el algoritmo). La fricción reintroduce un momento de decisión consciente —rompiendo el automatismo, insertando una pausa o visibilizando la consecuencia del uso— y se gradúa como andamiaje, retirándose a medida que el usuario recupera agencia. </w:t>
      </w:r>
      <w:r w:rsidDel="00000000" w:rsidR="00000000" w:rsidRPr="00000000">
        <w:rPr>
          <w:rtl w:val="0"/>
        </w:rPr>
      </w:r>
    </w:p>
    <w:p w:rsidR="00000000" w:rsidDel="00000000" w:rsidP="00000000" w:rsidRDefault="00000000" w:rsidRPr="00000000" w14:paraId="0000009B">
      <w:pPr>
        <w:pStyle w:val="Heading3"/>
        <w:rPr>
          <w:rFonts w:ascii="Heebo" w:cs="Heebo" w:eastAsia="Heebo" w:hAnsi="Heebo"/>
        </w:rPr>
      </w:pPr>
      <w:bookmarkStart w:colFirst="0" w:colLast="0" w:name="_og9mmaoo1ngk" w:id="33"/>
      <w:bookmarkEnd w:id="33"/>
      <w:r w:rsidDel="00000000" w:rsidR="00000000" w:rsidRPr="00000000">
        <w:rPr>
          <w:rFonts w:ascii="Heebo" w:cs="Heebo" w:eastAsia="Heebo" w:hAnsi="Heebo"/>
          <w:rtl w:val="0"/>
        </w:rPr>
        <w:t xml:space="preserve">4.4.4. ¿Dónde y Cuándo?</w:t>
      </w:r>
    </w:p>
    <w:p w:rsidR="00000000" w:rsidDel="00000000" w:rsidP="00000000" w:rsidRDefault="00000000" w:rsidRPr="00000000" w14:paraId="0000009C">
      <w:pPr>
        <w:rPr>
          <w:sz w:val="20"/>
          <w:szCs w:val="20"/>
        </w:rPr>
      </w:pPr>
      <w:r w:rsidDel="00000000" w:rsidR="00000000" w:rsidRPr="00000000">
        <w:rPr>
          <w:rtl w:val="0"/>
        </w:rPr>
        <w:t xml:space="preserve">No en un lugar físico, sino en un momento: el instante del "agarre automático", cuando el usuario abre la app o vira hacia el arrastre sin una decisión deliberada. Los momentos críticos identificados son los de tiempo no estructurado —la mañana, la noche y las pausas sin obligación—, donde es más difícil elegir una alternativa por sobre el scroll. </w:t>
      </w:r>
      <w:r w:rsidDel="00000000" w:rsidR="00000000" w:rsidRPr="00000000">
        <w:rPr>
          <w:rtl w:val="0"/>
        </w:rPr>
      </w:r>
    </w:p>
    <w:p w:rsidR="00000000" w:rsidDel="00000000" w:rsidP="00000000" w:rsidRDefault="00000000" w:rsidRPr="00000000" w14:paraId="0000009D">
      <w:pPr>
        <w:pStyle w:val="Heading2"/>
        <w:rPr/>
      </w:pPr>
      <w:bookmarkStart w:colFirst="0" w:colLast="0" w:name="_52tbpv1exa55" w:id="34"/>
      <w:bookmarkEnd w:id="34"/>
      <w:r w:rsidDel="00000000" w:rsidR="00000000" w:rsidRPr="00000000">
        <w:rPr>
          <w:rtl w:val="0"/>
        </w:rPr>
        <w:t xml:space="preserve">4.5. Metodología y Plan de Trabajo </w:t>
      </w:r>
    </w:p>
    <w:p w:rsidR="00000000" w:rsidDel="00000000" w:rsidP="00000000" w:rsidRDefault="00000000" w:rsidRPr="00000000" w14:paraId="0000009E">
      <w:pPr>
        <w:pStyle w:val="Heading3"/>
        <w:rPr>
          <w:rFonts w:ascii="Heebo" w:cs="Heebo" w:eastAsia="Heebo" w:hAnsi="Heebo"/>
        </w:rPr>
      </w:pPr>
      <w:bookmarkStart w:colFirst="0" w:colLast="0" w:name="_xz87jsevqlhp" w:id="35"/>
      <w:bookmarkEnd w:id="35"/>
      <w:r w:rsidDel="00000000" w:rsidR="00000000" w:rsidRPr="00000000">
        <w:rPr>
          <w:rFonts w:ascii="Heebo" w:cs="Heebo" w:eastAsia="Heebo" w:hAnsi="Heebo"/>
          <w:rtl w:val="0"/>
        </w:rPr>
        <w:t xml:space="preserve">Etapa 1: Investigación</w:t>
      </w:r>
    </w:p>
    <w:p w:rsidR="00000000" w:rsidDel="00000000" w:rsidP="00000000" w:rsidRDefault="00000000" w:rsidRPr="00000000" w14:paraId="0000009F">
      <w:pPr>
        <w:rPr>
          <w:rFonts w:ascii="Heebo" w:cs="Heebo" w:eastAsia="Heebo" w:hAnsi="Heebo"/>
          <w:sz w:val="20"/>
          <w:szCs w:val="20"/>
        </w:rPr>
      </w:pPr>
      <w:r w:rsidDel="00000000" w:rsidR="00000000" w:rsidRPr="00000000">
        <w:rPr>
          <w:rFonts w:ascii="Heebo" w:cs="Heebo" w:eastAsia="Heebo" w:hAnsi="Heebo"/>
          <w:sz w:val="20"/>
          <w:szCs w:val="20"/>
          <w:rtl w:val="0"/>
        </w:rPr>
        <w:t xml:space="preserve">Existen múltiples mecanismos para reducir el uso del celular, la mayoría de fácil acceso, pero cuya efectividad es situacional: los usuarios entrevistados reportan que su efecto es esporádico y tiende a desvanecerse con el tiempo. Esta etapa busca caracterizar qué estrategias emplean actualmente los usuarios y por qué fracasan, así como validar las bases teóricas del proyecto.</w:t>
      </w:r>
    </w:p>
    <w:p w:rsidR="00000000" w:rsidDel="00000000" w:rsidP="00000000" w:rsidRDefault="00000000" w:rsidRPr="00000000" w14:paraId="000000A0">
      <w:pPr>
        <w:rPr>
          <w:rFonts w:ascii="Heebo" w:cs="Heebo" w:eastAsia="Heebo" w:hAnsi="Heebo"/>
          <w:sz w:val="20"/>
          <w:szCs w:val="20"/>
        </w:rPr>
      </w:pPr>
      <w:r w:rsidDel="00000000" w:rsidR="00000000" w:rsidRPr="00000000">
        <w:rPr>
          <w:rFonts w:ascii="Heebo" w:cs="Heebo" w:eastAsia="Heebo" w:hAnsi="Heebo"/>
          <w:sz w:val="20"/>
          <w:szCs w:val="20"/>
          <w:rtl w:val="0"/>
        </w:rPr>
        <w:t xml:space="preserve">Para ello se emplean tres métodos: entrevistas a usuarios con uso autopercibido como problemático, orientadas a levantar sus estrategias de autorregulación y los motivos de su abandono; entrevistas a expertos (psicología de las adicciones, neurociencia) que validen o corrijan el marco teórico; y un ejercicio de contraste en que los usuarios posicionan los mecanismos según esfuerzo y efectividad percibidos, comparándolo con el posicionamiento teórico propuesto.</w:t>
      </w:r>
    </w:p>
    <w:p w:rsidR="00000000" w:rsidDel="00000000" w:rsidP="00000000" w:rsidRDefault="00000000" w:rsidRPr="00000000" w14:paraId="000000A1">
      <w:pPr>
        <w:rPr>
          <w:rFonts w:ascii="Heebo" w:cs="Heebo" w:eastAsia="Heebo" w:hAnsi="Heebo"/>
          <w:sz w:val="20"/>
          <w:szCs w:val="20"/>
        </w:rPr>
      </w:pPr>
      <w:r w:rsidDel="00000000" w:rsidR="00000000" w:rsidRPr="00000000">
        <w:rPr>
          <w:rFonts w:ascii="Heebo" w:cs="Heebo" w:eastAsia="Heebo" w:hAnsi="Heebo"/>
          <w:sz w:val="20"/>
          <w:szCs w:val="20"/>
          <w:rtl w:val="0"/>
        </w:rPr>
        <w:t xml:space="preserve">Resultado esperado: una caracterización fundamentada de la autorregulación actual y de los mecanismos más prometedores, que oriente la etapa de prototipado.</w:t>
      </w:r>
    </w:p>
    <w:p w:rsidR="00000000" w:rsidDel="00000000" w:rsidP="00000000" w:rsidRDefault="00000000" w:rsidRPr="00000000" w14:paraId="000000A2">
      <w:pPr>
        <w:pStyle w:val="Heading3"/>
        <w:rPr/>
      </w:pPr>
      <w:bookmarkStart w:colFirst="0" w:colLast="0" w:name="_7o8plxe82fiy" w:id="36"/>
      <w:bookmarkEnd w:id="36"/>
      <w:r w:rsidDel="00000000" w:rsidR="00000000" w:rsidRPr="00000000">
        <w:rPr>
          <w:rtl w:val="0"/>
        </w:rPr>
        <w:t xml:space="preserve">Etapa 2: Prototipado</w:t>
      </w:r>
    </w:p>
    <w:p w:rsidR="00000000" w:rsidDel="00000000" w:rsidP="00000000" w:rsidRDefault="00000000" w:rsidRPr="00000000" w14:paraId="000000A3">
      <w:pPr>
        <w:rPr>
          <w:rFonts w:ascii="Heebo" w:cs="Heebo" w:eastAsia="Heebo" w:hAnsi="Heebo"/>
          <w:sz w:val="20"/>
          <w:szCs w:val="20"/>
        </w:rPr>
      </w:pPr>
      <w:r w:rsidDel="00000000" w:rsidR="00000000" w:rsidRPr="00000000">
        <w:rPr>
          <w:rFonts w:ascii="Heebo" w:cs="Heebo" w:eastAsia="Heebo" w:hAnsi="Heebo"/>
          <w:sz w:val="20"/>
          <w:szCs w:val="20"/>
          <w:rtl w:val="0"/>
        </w:rPr>
        <w:t xml:space="preserve">A partir de lo encontrado en la investigación, el objetivo ahora es bajar la teoría a la realidad: transformar la idea de una "fricción que ayuda a tomar consciencia" en principios de diseño claros y prototipos rápidos en papel o baja fidelidad. El trabajo se va a enfocar en darle forma a los tres momentos de la fricción (romper el automatismo, meter una pausa y mostrar las consecuencias) y en probar cómo van bajando los niveles de intensidad a medida que el usuario recupera el control. En este punto voy a bocetar y armar prototipos una y otra vez, sin cerrarme todavía a un soporte técnico definitivo (puede ser una app, una extensión o una configuración del mismo sistema). </w:t>
      </w:r>
    </w:p>
    <w:p w:rsidR="00000000" w:rsidDel="00000000" w:rsidP="00000000" w:rsidRDefault="00000000" w:rsidRPr="00000000" w14:paraId="000000A4">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5">
      <w:pPr>
        <w:pStyle w:val="Heading3"/>
        <w:rPr/>
      </w:pPr>
      <w:bookmarkStart w:colFirst="0" w:colLast="0" w:name="_dg3x7ayq6kob" w:id="37"/>
      <w:bookmarkEnd w:id="37"/>
      <w:r w:rsidDel="00000000" w:rsidR="00000000" w:rsidRPr="00000000">
        <w:rPr>
          <w:rtl w:val="0"/>
        </w:rPr>
        <w:t xml:space="preserve">Etapa 3: Validación</w:t>
      </w:r>
    </w:p>
    <w:p w:rsidR="00000000" w:rsidDel="00000000" w:rsidP="00000000" w:rsidRDefault="00000000" w:rsidRPr="00000000" w14:paraId="000000A6">
      <w:pPr>
        <w:rPr>
          <w:rFonts w:ascii="Heebo" w:cs="Heebo" w:eastAsia="Heebo" w:hAnsi="Heebo"/>
          <w:sz w:val="20"/>
          <w:szCs w:val="20"/>
        </w:rPr>
      </w:pPr>
      <w:r w:rsidDel="00000000" w:rsidR="00000000" w:rsidRPr="00000000">
        <w:rPr>
          <w:rFonts w:ascii="Heebo" w:cs="Heebo" w:eastAsia="Heebo" w:hAnsi="Heebo"/>
          <w:sz w:val="20"/>
          <w:szCs w:val="20"/>
          <w:rtl w:val="0"/>
        </w:rPr>
        <w:t xml:space="preserve">En esta etapa toca poner el prototipo frente a usuarios reales para ver si la intervención de verdad funciona. El testeo va a medir si logramos bajar el "uso de arrastre" comparándolo con cómo usaba el celular cada persona antes de la prueba. También vamos a medir si ese cambio se mantiene en el tiempo cuando el sistema empieza a soltarle la mano al usuario; esa es la verdadera prueba de que recuperó su autonomía. Obviamente, el </w:t>
      </w:r>
      <w:r w:rsidDel="00000000" w:rsidR="00000000" w:rsidRPr="00000000">
        <w:rPr>
          <w:rFonts w:ascii="Heebo" w:cs="Heebo" w:eastAsia="Heebo" w:hAnsi="Heebo"/>
          <w:i w:val="1"/>
          <w:iCs w:val="1"/>
          <w:sz w:val="20"/>
          <w:szCs w:val="20"/>
          <w:rtl w:val="0"/>
        </w:rPr>
        <w:t xml:space="preserve">feedback</w:t>
      </w:r>
      <w:r w:rsidDel="00000000" w:rsidR="00000000" w:rsidRPr="00000000">
        <w:rPr>
          <w:rFonts w:ascii="Heebo" w:cs="Heebo" w:eastAsia="Heebo" w:hAnsi="Heebo"/>
          <w:sz w:val="20"/>
          <w:szCs w:val="20"/>
          <w:rtl w:val="0"/>
        </w:rPr>
        <w:t xml:space="preserve"> que nos den va a servir para corregir y ajustar el diseño sobre la marcha. </w:t>
      </w:r>
    </w:p>
    <w:p w:rsidR="00000000" w:rsidDel="00000000" w:rsidP="00000000" w:rsidRDefault="00000000" w:rsidRPr="00000000" w14:paraId="000000A7">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A8">
      <w:pPr>
        <w:pStyle w:val="Heading1"/>
        <w:rPr/>
      </w:pPr>
      <w:bookmarkStart w:colFirst="0" w:colLast="0" w:name="_b02lls7th06d" w:id="38"/>
      <w:bookmarkEnd w:id="38"/>
      <w:r w:rsidDel="00000000" w:rsidR="00000000" w:rsidRPr="00000000">
        <w:rPr>
          <w:rtl w:val="0"/>
        </w:rPr>
        <w:t xml:space="preserve">5</w:t>
      </w:r>
      <w:r w:rsidDel="00000000" w:rsidR="00000000" w:rsidRPr="00000000">
        <w:rPr>
          <w:rtl w:val="0"/>
        </w:rPr>
        <w:t xml:space="preserve">. Propuesta Proyectual</w:t>
      </w:r>
    </w:p>
    <w:p w:rsidR="00000000" w:rsidDel="00000000" w:rsidP="00000000" w:rsidRDefault="00000000" w:rsidRPr="00000000" w14:paraId="000000A9">
      <w:pPr>
        <w:pStyle w:val="Heading2"/>
        <w:rPr/>
      </w:pPr>
      <w:bookmarkStart w:colFirst="0" w:colLast="0" w:name="_meb7dkitoqdr" w:id="39"/>
      <w:bookmarkEnd w:id="39"/>
      <w:r w:rsidDel="00000000" w:rsidR="00000000" w:rsidRPr="00000000">
        <w:rPr>
          <w:rtl w:val="0"/>
        </w:rPr>
        <w:t xml:space="preserve">5.1. Abanico de Posibilidades</w:t>
      </w:r>
    </w:p>
    <w:p w:rsidR="00000000" w:rsidDel="00000000" w:rsidP="00000000" w:rsidRDefault="00000000" w:rsidRPr="00000000" w14:paraId="000000AA">
      <w:pPr>
        <w:spacing w:after="300" w:before="300" w:lineRule="auto"/>
        <w:rPr/>
      </w:pPr>
      <w:r w:rsidDel="00000000" w:rsidR="00000000" w:rsidRPr="00000000">
        <w:rPr>
          <w:rtl w:val="0"/>
        </w:rPr>
        <w:t xml:space="preserve">La investigación permite identificar un abanico de mecanismos de diseño capaces de intervenir en el uso no intencional del smartphone. Estos pueden agruparse en cuatro categorías según el tipo de palanca psicológica que activan:</w:t>
      </w:r>
    </w:p>
    <w:p w:rsidR="00000000" w:rsidDel="00000000" w:rsidP="00000000" w:rsidRDefault="00000000" w:rsidRPr="00000000" w14:paraId="000000AB">
      <w:pPr>
        <w:numPr>
          <w:ilvl w:val="0"/>
          <w:numId w:val="9"/>
        </w:numPr>
        <w:spacing w:after="0" w:afterAutospacing="0" w:before="300" w:lineRule="auto"/>
        <w:ind w:left="720" w:hanging="360"/>
      </w:pPr>
      <w:r w:rsidDel="00000000" w:rsidR="00000000" w:rsidRPr="00000000">
        <w:rPr>
          <w:b w:val="1"/>
          <w:bCs w:val="1"/>
          <w:rtl w:val="0"/>
        </w:rPr>
        <w:t xml:space="preserve">Refuerzo:</w:t>
      </w:r>
      <w:r w:rsidDel="00000000" w:rsidR="00000000" w:rsidRPr="00000000">
        <w:rPr>
          <w:rtl w:val="0"/>
        </w:rPr>
        <w:t xml:space="preserve"> aquellos mecanismos que buscan moldear la conducta asociando el uso (o el no-uso) del celular a una consecuencia, ya sea una recompensa que incentiva o un castigo que disuade. Operan sobre el mismo sistema dopaminérgico de aprendizaje conductual descrito en el marco teórico (Wood &amp; Neal, 2007), condicionando al usuario mediante estímulos externos. El problema de este mecanismo radica en su cercanía con los procedimientos usados para potenciar el uso del celular y maximizar el tiempo en pantalla.</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b w:val="1"/>
          <w:bCs w:val="1"/>
          <w:rtl w:val="0"/>
        </w:rPr>
        <w:t xml:space="preserve">Fricción:</w:t>
      </w:r>
      <w:r w:rsidDel="00000000" w:rsidR="00000000" w:rsidRPr="00000000">
        <w:rPr>
          <w:rtl w:val="0"/>
        </w:rPr>
        <w:t xml:space="preserve"> estrategias que consisten en añadir dificultad u obstáculos al flujo habitual del usuario. Si la reducción de la fricción ha logrado que pasemos horas scrolleando a diario, añadir cierto esfuerzo a la decisión de usar el celular puede limitar su uso no intencionado.</w:t>
      </w:r>
    </w:p>
    <w:p w:rsidR="00000000" w:rsidDel="00000000" w:rsidP="00000000" w:rsidRDefault="00000000" w:rsidRPr="00000000" w14:paraId="000000AD">
      <w:pPr>
        <w:numPr>
          <w:ilvl w:val="0"/>
          <w:numId w:val="9"/>
        </w:numPr>
        <w:spacing w:after="0" w:afterAutospacing="0" w:before="0" w:beforeAutospacing="0" w:lineRule="auto"/>
        <w:ind w:left="720" w:hanging="360"/>
      </w:pPr>
      <w:r w:rsidDel="00000000" w:rsidR="00000000" w:rsidRPr="00000000">
        <w:rPr>
          <w:b w:val="1"/>
          <w:bCs w:val="1"/>
          <w:rtl w:val="0"/>
        </w:rPr>
        <w:t xml:space="preserve">Sustracción:</w:t>
      </w:r>
      <w:r w:rsidDel="00000000" w:rsidR="00000000" w:rsidRPr="00000000">
        <w:rPr>
          <w:rtl w:val="0"/>
        </w:rPr>
        <w:t xml:space="preserve"> procedimiento sostenido en la eliminación total o parcial del elemento u objeto que causa el uso compulsivo. En su punto más radical, pasa por alto las intenciones reales del usuario y elimina la posibilidad de decisión.</w:t>
      </w:r>
    </w:p>
    <w:p w:rsidR="00000000" w:rsidDel="00000000" w:rsidP="00000000" w:rsidRDefault="00000000" w:rsidRPr="00000000" w14:paraId="000000AE">
      <w:pPr>
        <w:numPr>
          <w:ilvl w:val="0"/>
          <w:numId w:val="9"/>
        </w:numPr>
        <w:spacing w:after="300" w:before="0" w:beforeAutospacing="0" w:lineRule="auto"/>
        <w:ind w:left="720" w:hanging="360"/>
      </w:pPr>
      <w:r w:rsidDel="00000000" w:rsidR="00000000" w:rsidRPr="00000000">
        <w:rPr>
          <w:b w:val="1"/>
          <w:bCs w:val="1"/>
          <w:rtl w:val="0"/>
        </w:rPr>
        <w:t xml:space="preserve">Consciencia:</w:t>
      </w:r>
      <w:r w:rsidDel="00000000" w:rsidR="00000000" w:rsidRPr="00000000">
        <w:rPr>
          <w:rtl w:val="0"/>
        </w:rPr>
        <w:t xml:space="preserve"> procesos que buscan hacer consciente al usuario de su comportamiento y uso del celular, entregándole información que eventualmente le permitirá tomar la decisión de usar menos el celular.</w:t>
      </w:r>
    </w:p>
    <w:p w:rsidR="00000000" w:rsidDel="00000000" w:rsidP="00000000" w:rsidRDefault="00000000" w:rsidRPr="00000000" w14:paraId="000000AF">
      <w:pPr>
        <w:spacing w:after="300" w:before="300" w:lineRule="auto"/>
        <w:rPr/>
      </w:pPr>
      <w:r w:rsidDel="00000000" w:rsidR="00000000" w:rsidRPr="00000000">
        <w:rPr>
          <w:rtl w:val="0"/>
        </w:rPr>
        <w:t xml:space="preserve">Con el fin de analizar la pertinencia de cada estrategia, se emplea una matriz de evaluación que categoriza los mecanismos en función de tres variables críticas:</w:t>
      </w:r>
    </w:p>
    <w:p w:rsidR="00000000" w:rsidDel="00000000" w:rsidP="00000000" w:rsidRDefault="00000000" w:rsidRPr="00000000" w14:paraId="000000B0">
      <w:pPr>
        <w:numPr>
          <w:ilvl w:val="0"/>
          <w:numId w:val="4"/>
        </w:numPr>
        <w:spacing w:after="0" w:afterAutospacing="0" w:before="300" w:lineRule="auto"/>
        <w:ind w:left="720" w:hanging="360"/>
      </w:pPr>
      <w:r w:rsidDel="00000000" w:rsidR="00000000" w:rsidRPr="00000000">
        <w:rPr>
          <w:b w:val="1"/>
          <w:bCs w:val="1"/>
          <w:rtl w:val="0"/>
        </w:rPr>
        <w:t xml:space="preserve">Efectividad:</w:t>
      </w:r>
      <w:r w:rsidDel="00000000" w:rsidR="00000000" w:rsidRPr="00000000">
        <w:rPr>
          <w:rtl w:val="0"/>
        </w:rPr>
        <w:t xml:space="preserve"> el potencial del mecanismo para conseguir que el usuario reduzca de manera real su consumo no intencionado del dispositivo móvil.</w:t>
      </w:r>
    </w:p>
    <w:p w:rsidR="00000000" w:rsidDel="00000000" w:rsidP="00000000" w:rsidRDefault="00000000" w:rsidRPr="00000000" w14:paraId="000000B1">
      <w:pPr>
        <w:numPr>
          <w:ilvl w:val="0"/>
          <w:numId w:val="4"/>
        </w:numPr>
        <w:spacing w:after="0" w:afterAutospacing="0" w:before="0" w:beforeAutospacing="0" w:lineRule="auto"/>
        <w:ind w:left="720" w:hanging="360"/>
      </w:pPr>
      <w:r w:rsidDel="00000000" w:rsidR="00000000" w:rsidRPr="00000000">
        <w:rPr>
          <w:b w:val="1"/>
          <w:bCs w:val="1"/>
          <w:rtl w:val="0"/>
        </w:rPr>
        <w:t xml:space="preserve">Nivel de esfuerzo:</w:t>
      </w:r>
      <w:r w:rsidDel="00000000" w:rsidR="00000000" w:rsidRPr="00000000">
        <w:rPr>
          <w:rtl w:val="0"/>
        </w:rPr>
        <w:t xml:space="preserve"> el grado de exigencia que el proceso impone a la persona.</w:t>
      </w:r>
    </w:p>
    <w:p w:rsidR="00000000" w:rsidDel="00000000" w:rsidP="00000000" w:rsidRDefault="00000000" w:rsidRPr="00000000" w14:paraId="000000B2">
      <w:pPr>
        <w:numPr>
          <w:ilvl w:val="0"/>
          <w:numId w:val="4"/>
        </w:numPr>
        <w:spacing w:after="300" w:before="0" w:beforeAutospacing="0" w:lineRule="auto"/>
        <w:ind w:left="720" w:hanging="360"/>
      </w:pPr>
      <w:r w:rsidDel="00000000" w:rsidR="00000000" w:rsidRPr="00000000">
        <w:rPr>
          <w:b w:val="1"/>
          <w:bCs w:val="1"/>
          <w:rtl w:val="0"/>
        </w:rPr>
        <w:t xml:space="preserve">Agencia recuperada:</w:t>
      </w:r>
      <w:r w:rsidDel="00000000" w:rsidR="00000000" w:rsidRPr="00000000">
        <w:rPr>
          <w:rtl w:val="0"/>
        </w:rPr>
        <w:t xml:space="preserve"> examina si la modificación de la conducta se internaliza en el usuario de forma permanente o si, por el contrario, el cambio solo persiste mientras la herramienta permanece activa.</w:t>
      </w:r>
    </w:p>
    <w:p w:rsidR="00000000" w:rsidDel="00000000" w:rsidP="00000000" w:rsidRDefault="00000000" w:rsidRPr="00000000" w14:paraId="000000B3">
      <w:pPr>
        <w:spacing w:after="300" w:before="300" w:lineRule="auto"/>
        <w:rPr/>
      </w:pPr>
      <w:r w:rsidDel="00000000" w:rsidR="00000000" w:rsidRPr="00000000">
        <w:rPr>
          <w:rtl w:val="0"/>
        </w:rPr>
        <w:t xml:space="preserve">La efectividad se mide en el eje horizontal (X) y el nivel de esfuerzo requerido por el usuario en el eje vertical (Y). La agencia se representa en tres niveles, según quién es el principal actor de la decisión: agencia nula (color rojo), cuando es el mecanismo quien decide por el usuario; agencia asistida (color azul), cuando el mecanismo actúa como una ayuda para que el usuario tome la decisión; y agencia plena (color verde), cuando la decisión recae por completo en el usuario y el mecanismo solo es el activador de esa decisión.</w:t>
      </w:r>
    </w:p>
    <w:p w:rsidR="00000000" w:rsidDel="00000000" w:rsidP="00000000" w:rsidRDefault="00000000" w:rsidRPr="00000000" w14:paraId="000000B4">
      <w:pPr>
        <w:spacing w:after="300" w:before="300" w:lineRule="auto"/>
        <w:rPr/>
      </w:pPr>
      <w:r w:rsidDel="00000000" w:rsidR="00000000" w:rsidRPr="00000000">
        <w:rPr>
          <w:rtl w:val="0"/>
        </w:rPr>
        <w:t xml:space="preserve">Cuando los mecanismos se sitúan en función de estas variables, emerge una tensión estructural. Aquellos ubicados en el cuadrante de alta efectividad y bajo esfuerzo, que en principio parecen los más ideales, son los que menos perduran en el tiempo: son efectivos mientras están activos, pero el usuario se vuelve dependiente de ellos para evitar el uso no intencional, sin internalizar ningún cambio propio.</w:t>
      </w:r>
    </w:p>
    <w:p w:rsidR="00000000" w:rsidDel="00000000" w:rsidP="00000000" w:rsidRDefault="00000000" w:rsidRPr="00000000" w14:paraId="000000B5">
      <w:pPr>
        <w:spacing w:after="300" w:before="300" w:lineRule="auto"/>
        <w:rPr/>
      </w:pPr>
      <w:r w:rsidDel="00000000" w:rsidR="00000000" w:rsidRPr="00000000">
        <w:rPr>
          <w:rtl w:val="0"/>
        </w:rPr>
        <w:t xml:space="preserve">Esta diferencia de durabilidad encuentra una explicación en la teoría del condicionamiento. Así como en el reforzamiento continuo la conducta se aprende rápido pero se extingue con la misma rapidez al retirar el estímulo, los mecanismos que imponen el cambio desde fuera —decidiendo por el usuario— producen un efecto inmediato pero igualmente frágil: desaparecen apenas el mecanismo se retira. En cambio, el cambio conductual que el usuario construye de forma gradual y deliberada resulta, de manera análoga al aprendizaje por reforzamiento intermitente, mucho más resistente a la extinción.</w:t>
      </w:r>
    </w:p>
    <w:p w:rsidR="00000000" w:rsidDel="00000000" w:rsidP="00000000" w:rsidRDefault="00000000" w:rsidRPr="00000000" w14:paraId="000000B6">
      <w:pPr>
        <w:spacing w:after="300" w:before="300" w:lineRule="auto"/>
        <w:rPr/>
      </w:pPr>
      <w:r w:rsidDel="00000000" w:rsidR="00000000" w:rsidRPr="00000000">
        <w:rPr>
          <w:rtl w:val="0"/>
        </w:rPr>
        <w:t xml:space="preserve">Por ello, los mecanismos que exigen mayor esfuerzo y al inicio se muestran menos efectivos son los que devuelven mayor agencia al usuario y sostienen el cambio más allá del corto plazo. Dado que el proyecto busca no solo reducir el uso, sino restituir la capacidad de decisión del usuario, la dirección pertinente no es la de máxima efectividad inmediata, sino la que equilibra efectividad y agencia recuperada.</w:t>
      </w:r>
    </w:p>
    <w:p w:rsidR="00000000" w:rsidDel="00000000" w:rsidP="00000000" w:rsidRDefault="00000000" w:rsidRPr="00000000" w14:paraId="000000B7">
      <w:pPr>
        <w:spacing w:after="300" w:before="300" w:lineRule="auto"/>
        <w:rPr/>
      </w:pPr>
      <w:r w:rsidDel="00000000" w:rsidR="00000000" w:rsidRPr="00000000">
        <w:rPr>
          <w:rtl w:val="0"/>
        </w:rPr>
        <w:t xml:space="preserve">De este análisis se desprende que la dirección más prometedora no reside en un mecanismo único y fijo, sino en una intervención que evolucione con el usuario, combinando la fricción y la consciencia. En una etapa inicial, cuando el automatismo es más fuerte, una fricción más restrictiva cumple un rol necesario: interrumpe el uso no intencional cuando el usuario aún no tiene control sobre su conducta. Sin embargo, a medida que el comportamiento se transforma y el usuario recupera agencia, esa fricción puede retirarse de forma paulatina, cediendo terreno a mecanismos de consciencia que sostienen el cambio desde la decisión propia. La intervención opera así como un andamiaje: ofrece un soporte externo fuerte al inicio y lo reduce progresivamente, hasta que el cambio conductual se sostiene por sí mismo.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bookmarkStart w:colFirst="0" w:colLast="0" w:name="_qq1kecdaa0xn" w:id="40"/>
      <w:bookmarkEnd w:id="40"/>
      <w:r w:rsidDel="00000000" w:rsidR="00000000" w:rsidRPr="00000000">
        <w:rPr>
          <w:rtl w:val="0"/>
        </w:rPr>
        <w:t xml:space="preserve">5.2. Descripción de la Intervención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rFonts w:ascii="Heebo" w:cs="Heebo" w:eastAsia="Heebo" w:hAnsi="Heebo"/>
          <w:b w:val="1"/>
          <w:bCs w:val="1"/>
          <w:color w:val="000000"/>
          <w:sz w:val="26"/>
          <w:szCs w:val="26"/>
        </w:rPr>
      </w:pPr>
      <w:r w:rsidDel="00000000" w:rsidR="00000000" w:rsidRPr="00000000">
        <w:rPr>
          <w:rFonts w:ascii="Heebo" w:cs="Heebo" w:eastAsia="Heebo" w:hAnsi="Heebo"/>
          <w:sz w:val="20"/>
          <w:szCs w:val="20"/>
          <w:rtl w:val="0"/>
        </w:rPr>
        <w:t xml:space="preserve">Una intervención digital de fricción y consciencia que opera en el momento del agarre automático del dispositivo, interrumpiendo el uso de arrastre sin afectar el uso dirigido. Es adaptativa: ajusta su nivel de restricción según el grado de uso no intencional del usuario, endureciéndose o liberándose de forma graduable. </w:t>
      </w:r>
      <w:r w:rsidDel="00000000" w:rsidR="00000000" w:rsidRPr="00000000">
        <w:rPr>
          <w:rtl w:val="0"/>
        </w:rPr>
      </w:r>
    </w:p>
    <w:p w:rsidR="00000000" w:rsidDel="00000000" w:rsidP="00000000" w:rsidRDefault="00000000" w:rsidRPr="00000000" w14:paraId="000000BC">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El criterio de fondo para distinguir ambos usos es la intención: un uso es legítimo cuando responde a un propósito consciente, y se vuelve problemático cuando el usuario se deja llevar sin una decisión deliberada. Sin embargo, dado que la intención vive en la mente del usuario y no es directamente medible, la intervención debe operar mediante un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detectable: el origen del contenido. Así, el </w:t>
      </w:r>
      <w:r w:rsidDel="00000000" w:rsidR="00000000" w:rsidRPr="00000000">
        <w:rPr>
          <w:rFonts w:ascii="Heebo" w:cs="Heebo" w:eastAsia="Heebo" w:hAnsi="Heebo"/>
          <w:b w:val="1"/>
          <w:bCs w:val="1"/>
          <w:sz w:val="20"/>
          <w:szCs w:val="20"/>
          <w:rtl w:val="0"/>
        </w:rPr>
        <w:t xml:space="preserve">uso dirigido</w:t>
      </w:r>
      <w:r w:rsidDel="00000000" w:rsidR="00000000" w:rsidRPr="00000000">
        <w:rPr>
          <w:rFonts w:ascii="Heebo" w:cs="Heebo" w:eastAsia="Heebo" w:hAnsi="Heebo"/>
          <w:sz w:val="20"/>
          <w:szCs w:val="20"/>
          <w:rtl w:val="0"/>
        </w:rPr>
        <w:t xml:space="preserve"> es aquel en que el usuario busca o elige activamente qué consumir (un video específico, publicar, responder un mensaje), mientras que el </w:t>
      </w:r>
      <w:r w:rsidDel="00000000" w:rsidR="00000000" w:rsidRPr="00000000">
        <w:rPr>
          <w:rFonts w:ascii="Heebo" w:cs="Heebo" w:eastAsia="Heebo" w:hAnsi="Heebo"/>
          <w:b w:val="1"/>
          <w:bCs w:val="1"/>
          <w:sz w:val="20"/>
          <w:szCs w:val="20"/>
          <w:rtl w:val="0"/>
        </w:rPr>
        <w:t xml:space="preserve">uso de arrastre</w:t>
      </w:r>
      <w:r w:rsidDel="00000000" w:rsidR="00000000" w:rsidRPr="00000000">
        <w:rPr>
          <w:rFonts w:ascii="Heebo" w:cs="Heebo" w:eastAsia="Heebo" w:hAnsi="Heebo"/>
          <w:sz w:val="20"/>
          <w:szCs w:val="20"/>
          <w:rtl w:val="0"/>
        </w:rPr>
        <w:t xml:space="preserve"> ocurre cuando el contenido es empujado por el algoritmo (como en los </w:t>
      </w:r>
      <w:r w:rsidDel="00000000" w:rsidR="00000000" w:rsidRPr="00000000">
        <w:rPr>
          <w:rFonts w:ascii="Heebo" w:cs="Heebo" w:eastAsia="Heebo" w:hAnsi="Heebo"/>
          <w:i w:val="1"/>
          <w:iCs w:val="1"/>
          <w:sz w:val="20"/>
          <w:szCs w:val="20"/>
          <w:rtl w:val="0"/>
        </w:rPr>
        <w:t xml:space="preserve">feeds</w:t>
      </w:r>
      <w:r w:rsidDel="00000000" w:rsidR="00000000" w:rsidRPr="00000000">
        <w:rPr>
          <w:rFonts w:ascii="Heebo" w:cs="Heebo" w:eastAsia="Heebo" w:hAnsi="Heebo"/>
          <w:sz w:val="20"/>
          <w:szCs w:val="20"/>
          <w:rtl w:val="0"/>
        </w:rPr>
        <w:t xml:space="preserve"> de </w:t>
      </w:r>
      <w:r w:rsidDel="00000000" w:rsidR="00000000" w:rsidRPr="00000000">
        <w:rPr>
          <w:rFonts w:ascii="Heebo" w:cs="Heebo" w:eastAsia="Heebo" w:hAnsi="Heebo"/>
          <w:i w:val="1"/>
          <w:iCs w:val="1"/>
          <w:sz w:val="20"/>
          <w:szCs w:val="20"/>
          <w:rtl w:val="0"/>
        </w:rPr>
        <w:t xml:space="preserve">reels</w:t>
      </w:r>
      <w:r w:rsidDel="00000000" w:rsidR="00000000" w:rsidRPr="00000000">
        <w:rPr>
          <w:rFonts w:ascii="Heebo" w:cs="Heebo" w:eastAsia="Heebo" w:hAnsi="Heebo"/>
          <w:sz w:val="20"/>
          <w:szCs w:val="20"/>
          <w:rtl w:val="0"/>
        </w:rPr>
        <w:t xml:space="preserve"> o el </w:t>
      </w:r>
      <w:r w:rsidDel="00000000" w:rsidR="00000000" w:rsidRPr="00000000">
        <w:rPr>
          <w:rFonts w:ascii="Heebo" w:cs="Heebo" w:eastAsia="Heebo" w:hAnsi="Heebo"/>
          <w:i w:val="1"/>
          <w:iCs w:val="1"/>
          <w:sz w:val="20"/>
          <w:szCs w:val="20"/>
          <w:rtl w:val="0"/>
        </w:rPr>
        <w:t xml:space="preserve">For You</w:t>
      </w:r>
      <w:r w:rsidDel="00000000" w:rsidR="00000000" w:rsidRPr="00000000">
        <w:rPr>
          <w:rFonts w:ascii="Heebo" w:cs="Heebo" w:eastAsia="Heebo" w:hAnsi="Heebo"/>
          <w:sz w:val="20"/>
          <w:szCs w:val="20"/>
          <w:rtl w:val="0"/>
        </w:rPr>
        <w:t xml:space="preserve">).</w:t>
      </w:r>
    </w:p>
    <w:p w:rsidR="00000000" w:rsidDel="00000000" w:rsidP="00000000" w:rsidRDefault="00000000" w:rsidRPr="00000000" w14:paraId="000000BD">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Si bien este </w:t>
      </w:r>
      <w:r w:rsidDel="00000000" w:rsidR="00000000" w:rsidRPr="00000000">
        <w:rPr>
          <w:rFonts w:ascii="Heebo" w:cs="Heebo" w:eastAsia="Heebo" w:hAnsi="Heebo"/>
          <w:i w:val="1"/>
          <w:iCs w:val="1"/>
          <w:sz w:val="20"/>
          <w:szCs w:val="20"/>
          <w:rtl w:val="0"/>
        </w:rPr>
        <w:t xml:space="preserve">proxy</w:t>
      </w:r>
      <w:r w:rsidDel="00000000" w:rsidR="00000000" w:rsidRPr="00000000">
        <w:rPr>
          <w:rFonts w:ascii="Heebo" w:cs="Heebo" w:eastAsia="Heebo" w:hAnsi="Heebo"/>
          <w:sz w:val="20"/>
          <w:szCs w:val="20"/>
          <w:rtl w:val="0"/>
        </w:rPr>
        <w:t xml:space="preserve"> es una aproximación imperfecta —ya que un usuario podría decidir conscientemente entrar a un </w:t>
      </w:r>
      <w:r w:rsidDel="00000000" w:rsidR="00000000" w:rsidRPr="00000000">
        <w:rPr>
          <w:rFonts w:ascii="Heebo" w:cs="Heebo" w:eastAsia="Heebo" w:hAnsi="Heebo"/>
          <w:i w:val="1"/>
          <w:iCs w:val="1"/>
          <w:sz w:val="20"/>
          <w:szCs w:val="20"/>
          <w:rtl w:val="0"/>
        </w:rPr>
        <w:t xml:space="preserve">feed</w:t>
      </w:r>
      <w:r w:rsidDel="00000000" w:rsidR="00000000" w:rsidRPr="00000000">
        <w:rPr>
          <w:rFonts w:ascii="Heebo" w:cs="Heebo" w:eastAsia="Heebo" w:hAnsi="Heebo"/>
          <w:sz w:val="20"/>
          <w:szCs w:val="20"/>
          <w:rtl w:val="0"/>
        </w:rPr>
        <w:t xml:space="preserve"> automatizado para relajarse—, resulta metodológicamente operacionalizable porque el diseño sí puede rastrear el origen del estímulo. A partir de esta distinción, la interfaz actúa de forma selectiva: </w:t>
      </w:r>
      <w:r w:rsidDel="00000000" w:rsidR="00000000" w:rsidRPr="00000000">
        <w:rPr>
          <w:rFonts w:ascii="Heebo" w:cs="Heebo" w:eastAsia="Heebo" w:hAnsi="Heebo"/>
          <w:b w:val="1"/>
          <w:bCs w:val="1"/>
          <w:sz w:val="20"/>
          <w:szCs w:val="20"/>
          <w:rtl w:val="0"/>
        </w:rPr>
        <w:t xml:space="preserve">deja pasar el uso dirigido sin alterar la experiencia, pero activa la fricción de diseño exclusivamente ante el uso de arrastre.</w:t>
      </w:r>
      <w:r w:rsidDel="00000000" w:rsidR="00000000" w:rsidRPr="00000000">
        <w:rPr>
          <w:rFonts w:ascii="Heebo" w:cs="Heebo" w:eastAsia="Heebo" w:hAnsi="Heebo"/>
          <w:sz w:val="20"/>
          <w:szCs w:val="20"/>
          <w:rtl w:val="0"/>
        </w:rPr>
        <w:t xml:space="preserve"> De este modo, la fricción no bloquea el consumo, sino que interrumpe la inercia automatizada para devolverle al usuario la oportunidad de decidir si realmente desea continuar.</w:t>
      </w:r>
    </w:p>
    <w:p w:rsidR="00000000" w:rsidDel="00000000" w:rsidP="00000000" w:rsidRDefault="00000000" w:rsidRPr="00000000" w14:paraId="000000BE">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fricción se materializa como una interrupción deliberada en el momento en que el uso vira hacia el arrastre. No se trata de un bloqueo —estrategia que se descarta porque la evidencia, incluida la experiencia de los propios usuarios, muestra que genera desensibilización y pierde efecto con el tiempo—, sino de una serie de principios que reintroducen la decisión consciente. Estos principios operan en tres direcciones: romper la automaticidad del gesto, aumentando el costo de reentrada al flujo; insertar una pausa que reactive la deliberación; y visibilizar la consecuencia del uso, contrastando el tiempo presente con su efecto sobre el resto del día. El propósito común no es impedir el consumo, sino forzar la transición desde el procesamiento automático del Sistema 1 hacia el razonamiento consciente del Sistema 2 (Kahneman, 2011), devolviendo —en el instante preciso del automatismo— la pregunta que el flujo había suprimido: ¿quiero realmente seguir aquí? </w:t>
      </w:r>
    </w:p>
    <w:p w:rsidR="00000000" w:rsidDel="00000000" w:rsidP="00000000" w:rsidRDefault="00000000" w:rsidRPr="00000000" w14:paraId="000000BF">
      <w:pPr>
        <w:spacing w:after="300" w:before="300" w:lineRule="auto"/>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0">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La intervención no es estática, sino adaptativa: ajusta su nivel de exigencia según el grado de uso no intencional del usuario, funcionando como un andamiaje temporal hacia la autorregulación. En las etapas iniciales, cuando el automatismo es más fuerte, la fricción es más restrictiva y externa; a medida que el usuario recupera agencia, se libera progresivamente, cediendo el control de vuelta a la persona. A modo ilustrativo —y sujeto a definición en Taller—, la escalera de intensidad desciende en tres peldaños: un nivel inicial de alta restricción que interrumpe físicamente el hábito cerrando la aplicación y reubicando su acceso tras cada sesión de arrastre; un nivel intermedio que suaviza la barrera pero mantiene el control del sistema, introduciendo una pausa con información contextual antes de permitir el ingreso; y un nivel avanzado, donde el control es casi total del usuario a través de límites autoimpuestos y graduables.</w:t>
      </w:r>
    </w:p>
    <w:p w:rsidR="00000000" w:rsidDel="00000000" w:rsidP="00000000" w:rsidRDefault="00000000" w:rsidRPr="00000000" w14:paraId="000000C1">
      <w:pPr>
        <w:spacing w:after="300" w:before="300" w:lineRule="auto"/>
        <w:rPr>
          <w:rFonts w:ascii="Heebo" w:cs="Heebo" w:eastAsia="Heebo" w:hAnsi="Heebo"/>
          <w:sz w:val="20"/>
          <w:szCs w:val="20"/>
        </w:rPr>
      </w:pPr>
      <w:r w:rsidDel="00000000" w:rsidR="00000000" w:rsidRPr="00000000">
        <w:rPr>
          <w:rFonts w:ascii="Heebo" w:cs="Heebo" w:eastAsia="Heebo" w:hAnsi="Heebo"/>
          <w:sz w:val="20"/>
          <w:szCs w:val="20"/>
          <w:rtl w:val="0"/>
        </w:rPr>
        <w:t xml:space="preserve">Ante esta alerta, el sistema reactiva automáticamente un mayor nivel de fricción, dado que durante una recaída la capacidad deliberativa del usuario se encuentra precisamente disminuida. Este endurecimiento no contradice el principio de agencia que guía el proyecto: opera dentro de un marco que el usuario aceptó voluntariamente y sobre el cual conserva siempre la decisión última, pudiendo ajustarlo o abandonarlo. A diferencia de una restricción impuesta desde fuera, el control de fondo nunca deja de pertenecer al usuario. De este modo, la intervención no busca instalar una dependencia permanente de sí misma, sino acompañar un proceso de aprendizaje adaptativo hasta que la autorregulación se sostenga de forma autónoma. </w:t>
      </w:r>
    </w:p>
    <w:p w:rsidR="00000000" w:rsidDel="00000000" w:rsidP="00000000" w:rsidRDefault="00000000" w:rsidRPr="00000000" w14:paraId="000000C2">
      <w:pPr>
        <w:rPr>
          <w:rFonts w:ascii="Heebo" w:cs="Heebo" w:eastAsia="Heebo" w:hAnsi="Heebo"/>
          <w:sz w:val="20"/>
          <w:szCs w:val="20"/>
        </w:rPr>
      </w:pPr>
      <w:r w:rsidDel="00000000" w:rsidR="00000000" w:rsidRPr="00000000">
        <w:rPr>
          <w:rtl w:val="0"/>
        </w:rPr>
      </w:r>
    </w:p>
    <w:p w:rsidR="00000000" w:rsidDel="00000000" w:rsidP="00000000" w:rsidRDefault="00000000" w:rsidRPr="00000000" w14:paraId="000000C3">
      <w:pPr>
        <w:pStyle w:val="Heading2"/>
        <w:rPr/>
      </w:pPr>
      <w:bookmarkStart w:colFirst="0" w:colLast="0" w:name="_lfh0gt4n1bn8" w:id="41"/>
      <w:bookmarkEnd w:id="41"/>
      <w:r w:rsidDel="00000000" w:rsidR="00000000" w:rsidRPr="00000000">
        <w:rPr>
          <w:rtl w:val="0"/>
        </w:rPr>
        <w:t xml:space="preserve">5.3. Escenario de Uso</w:t>
      </w:r>
    </w:p>
    <w:p w:rsidR="00000000" w:rsidDel="00000000" w:rsidP="00000000" w:rsidRDefault="00000000" w:rsidRPr="00000000" w14:paraId="000000C4">
      <w:pPr>
        <w:rPr/>
      </w:pPr>
      <w:r w:rsidDel="00000000" w:rsidR="00000000" w:rsidRPr="00000000">
        <w:rPr>
          <w:rtl w:val="0"/>
        </w:rPr>
        <w:t xml:space="preserve">Para entender el sistema en acción, consideremos el caso de un diseñador creativo que utiliza Instagram como herramienta de trabajo y abre la aplicación durante un momento sin estructura, como el inicio de su mañana. Si su conducta se limita a un uso dirigido —por ejemplo, entrar directamente a responder un mensaje de un cliente o publicar un avance de su portafolio—, la interfaz opera de manera invisible y lo deja pasar sin alterar su flujo. Sin embargo, el riesgo aparece cuando la tarea laboral termina y se produce el viraje al arrastre: de forma inercial y sin una decisión deliberada, el creativo comienza a scrollear en el feed de reels. Es en ese preciso instante donde el sistema detecta el cambio en el origen del contenido y dispara la fricción según el nivel de andamiaje en el que se encuentre el usuario: ya sea cerrando la aplicación y reubicando su acceso para romper el automatismo del gesto (nivel inicial), o introduciendo una pausa reflexiva con datos de su consumo (nivel intermedio). El resultado inmediato es que el usuario recupera su ventana de decisión, quedando frente a la opción de seguir consumiendo pero de manera plenamente consciente, o simplemente cerrar la pantalla. Esto demuestra que al introducir fricciones de diseño adaptativas en los puntos de quiebre de la interfaz, es posible desactivar el uso no intencional y devolverle al usuario la agencia sobre su propio tiempo </w:t>
      </w:r>
    </w:p>
    <w:p w:rsidR="00000000" w:rsidDel="00000000" w:rsidP="00000000" w:rsidRDefault="00000000" w:rsidRPr="00000000" w14:paraId="000000C5">
      <w:pPr>
        <w:pStyle w:val="Heading2"/>
        <w:rPr/>
      </w:pPr>
      <w:bookmarkStart w:colFirst="0" w:colLast="0" w:name="_xxa6sjo8mk67" w:id="42"/>
      <w:bookmarkEnd w:id="42"/>
      <w:r w:rsidDel="00000000" w:rsidR="00000000" w:rsidRPr="00000000">
        <w:rPr>
          <w:rtl w:val="0"/>
        </w:rPr>
        <w:t xml:space="preserve">5.4. Medición de Impacto</w:t>
      </w:r>
    </w:p>
    <w:p w:rsidR="00000000" w:rsidDel="00000000" w:rsidP="00000000" w:rsidRDefault="00000000" w:rsidRPr="00000000" w14:paraId="000000C6">
      <w:pPr>
        <w:spacing w:after="300" w:before="300" w:lineRule="auto"/>
        <w:rPr/>
      </w:pPr>
      <w:r w:rsidDel="00000000" w:rsidR="00000000" w:rsidRPr="00000000">
        <w:rPr>
          <w:rtl w:val="0"/>
        </w:rPr>
        <w:t xml:space="preserve">El impacto de la intervención se mide de forma coherente con su premisa: no a través del tiempo total de pantalla —métrica que no distingue el uso dirigido del de arrastre—, sino mediante el mismo </w:t>
      </w:r>
      <w:r w:rsidDel="00000000" w:rsidR="00000000" w:rsidRPr="00000000">
        <w:rPr>
          <w:i w:val="1"/>
          <w:iCs w:val="1"/>
          <w:rtl w:val="0"/>
        </w:rPr>
        <w:t xml:space="preserve">proxy</w:t>
      </w:r>
      <w:r w:rsidDel="00000000" w:rsidR="00000000" w:rsidRPr="00000000">
        <w:rPr>
          <w:rtl w:val="0"/>
        </w:rPr>
        <w:t xml:space="preserve"> operativo que la sustenta. El indicador principal es la reducción en la frecuencia y duración de las interacciones con contenido de arrastre, mientras el uso dirigido se mantiene sin penalización. Por lo tanto, una disminución del tiempo total no es, por sí sola, señal de éxito; de hecho, </w:t>
      </w:r>
      <w:r w:rsidDel="00000000" w:rsidR="00000000" w:rsidRPr="00000000">
        <w:rPr>
          <w:b w:val="1"/>
          <w:bCs w:val="1"/>
          <w:rtl w:val="0"/>
        </w:rPr>
        <w:t xml:space="preserve">este indicador global podría subir, bajar o mantenerse igual si el uso dirigido enfocado al trabajo o la comunicación aumenta mientras el de arrastre cae</w:t>
      </w:r>
      <w:r w:rsidDel="00000000" w:rsidR="00000000" w:rsidRPr="00000000">
        <w:rPr>
          <w:rtl w:val="0"/>
        </w:rPr>
        <w:t xml:space="preserve">, sin que esto afecte la validez de la intervención. Lo que verdaderamente califica el éxito es el declive específico del uso no intencional.</w:t>
      </w:r>
    </w:p>
    <w:p w:rsidR="00000000" w:rsidDel="00000000" w:rsidP="00000000" w:rsidRDefault="00000000" w:rsidRPr="00000000" w14:paraId="000000C7">
      <w:pPr>
        <w:spacing w:after="300" w:before="300" w:lineRule="auto"/>
        <w:rPr/>
      </w:pPr>
      <w:r w:rsidDel="00000000" w:rsidR="00000000" w:rsidRPr="00000000">
        <w:rPr>
          <w:rtl w:val="0"/>
        </w:rPr>
        <w:t xml:space="preserve">Ahora bien, el objetivo último del proyecto no es reducir el uso mientras la fricción está activa, sino restituir la agencia del usuario de forma duradera. Por ello, el indicador más significativo es longitudinal: </w:t>
      </w:r>
      <w:r w:rsidDel="00000000" w:rsidR="00000000" w:rsidRPr="00000000">
        <w:rPr>
          <w:b w:val="1"/>
          <w:bCs w:val="1"/>
          <w:rtl w:val="0"/>
        </w:rPr>
        <w:t xml:space="preserve">requiere comparar el comportamiento del usuario frente a su línea base inicial y verificar que la reducción del uso de arrastre se sostenga a través de un período de observación, incluso después de que el andamiaje se libera y la fricción disminuye</w:t>
      </w:r>
      <w:r w:rsidDel="00000000" w:rsidR="00000000" w:rsidRPr="00000000">
        <w:rPr>
          <w:rtl w:val="0"/>
        </w:rPr>
        <w:t xml:space="preserve">. Si el usuario mantiene el cambio en los niveles avanzados o tras el retiro de la barrera —donde el control es plenamente suyo—, puede afirmarse que la intervención cumplió su propósito: no generar dependencia de sí misma, sino un aprendizaje autónomo. La validación y parametrización de estos indicadores constituyen una de las tareas centrales de la etapa de Proyecto de Título.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rPr/>
      </w:pPr>
      <w:bookmarkStart w:colFirst="0" w:colLast="0" w:name="_ts2w6ma0ztgo" w:id="43"/>
      <w:bookmarkEnd w:id="43"/>
      <w:r w:rsidDel="00000000" w:rsidR="00000000" w:rsidRPr="00000000">
        <w:rPr>
          <w:rtl w:val="0"/>
        </w:rPr>
        <w:t xml:space="preserve">6. Bibliografía</w:t>
      </w:r>
    </w:p>
    <w:p w:rsidR="00000000" w:rsidDel="00000000" w:rsidP="00000000" w:rsidRDefault="00000000" w:rsidRPr="00000000" w14:paraId="000000CA">
      <w:pPr>
        <w:spacing w:after="300" w:before="300" w:lineRule="auto"/>
        <w:rPr>
          <w:rFonts w:ascii="Heebo" w:cs="Heebo" w:eastAsia="Heebo" w:hAnsi="Heebo"/>
        </w:rPr>
      </w:pPr>
      <w:r w:rsidDel="00000000" w:rsidR="00000000" w:rsidRPr="00000000">
        <w:rPr>
          <w:rFonts w:ascii="Heebo" w:cs="Heebo" w:eastAsia="Heebo" w:hAnsi="Heebo"/>
          <w:rtl w:val="0"/>
        </w:rPr>
        <w:t xml:space="preserve">Ámbito 1 — Biología</w:t>
      </w:r>
    </w:p>
    <w:p w:rsidR="00000000" w:rsidDel="00000000" w:rsidP="00000000" w:rsidRDefault="00000000" w:rsidRPr="00000000" w14:paraId="000000CB">
      <w:pPr>
        <w:numPr>
          <w:ilvl w:val="0"/>
          <w:numId w:val="5"/>
        </w:numPr>
        <w:spacing w:after="0" w:afterAutospacing="0" w:before="300" w:lineRule="auto"/>
        <w:ind w:left="720" w:hanging="360"/>
        <w:rPr>
          <w:rFonts w:ascii="Heebo" w:cs="Heebo" w:eastAsia="Heebo" w:hAnsi="Heebo"/>
        </w:rPr>
      </w:pPr>
      <w:r w:rsidDel="00000000" w:rsidR="00000000" w:rsidRPr="00000000">
        <w:rPr>
          <w:rFonts w:ascii="Heebo" w:cs="Heebo" w:eastAsia="Heebo" w:hAnsi="Heebo"/>
          <w:rtl w:val="0"/>
        </w:rPr>
        <w:t xml:space="preserve">Berridge, K. C., &amp; Robinson, T. E. (1998). What is the role of dopamine in reward: Hedonic impact, reward learning, or incentive salience? </w:t>
      </w:r>
      <w:r w:rsidDel="00000000" w:rsidR="00000000" w:rsidRPr="00000000">
        <w:rPr>
          <w:rFonts w:ascii="Heebo" w:cs="Heebo" w:eastAsia="Heebo" w:hAnsi="Heebo"/>
          <w:i w:val="1"/>
          <w:iCs w:val="1"/>
          <w:rtl w:val="0"/>
        </w:rPr>
        <w:t xml:space="preserve">Brain Research Reviews, 28</w:t>
      </w:r>
      <w:r w:rsidDel="00000000" w:rsidR="00000000" w:rsidRPr="00000000">
        <w:rPr>
          <w:rFonts w:ascii="Heebo" w:cs="Heebo" w:eastAsia="Heebo" w:hAnsi="Heebo"/>
          <w:rtl w:val="0"/>
        </w:rPr>
        <w:t xml:space="preserve">(3), 309–369.</w:t>
      </w:r>
    </w:p>
    <w:p w:rsidR="00000000" w:rsidDel="00000000" w:rsidP="00000000" w:rsidRDefault="00000000" w:rsidRPr="00000000" w14:paraId="000000CC">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Berridge, K. C., &amp; Kringelbach, M. L. (2015). Pleasure systems in the brain. </w:t>
      </w:r>
      <w:r w:rsidDel="00000000" w:rsidR="00000000" w:rsidRPr="00000000">
        <w:rPr>
          <w:rFonts w:ascii="Heebo" w:cs="Heebo" w:eastAsia="Heebo" w:hAnsi="Heebo"/>
          <w:i w:val="1"/>
          <w:iCs w:val="1"/>
          <w:rtl w:val="0"/>
        </w:rPr>
        <w:t xml:space="preserve">Neuron, 86</w:t>
      </w:r>
      <w:r w:rsidDel="00000000" w:rsidR="00000000" w:rsidRPr="00000000">
        <w:rPr>
          <w:rFonts w:ascii="Heebo" w:cs="Heebo" w:eastAsia="Heebo" w:hAnsi="Heebo"/>
          <w:rtl w:val="0"/>
        </w:rPr>
        <w:t xml:space="preserve">(3), 646–664.</w:t>
      </w:r>
    </w:p>
    <w:p w:rsidR="00000000" w:rsidDel="00000000" w:rsidP="00000000" w:rsidRDefault="00000000" w:rsidRPr="00000000" w14:paraId="000000CD">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Fiorillo, C. D., Tobler, P. N., &amp; Schultz, W. (2003). Discrete coding of reward probability and uncertainty by dopamine neurons. </w:t>
      </w:r>
      <w:r w:rsidDel="00000000" w:rsidR="00000000" w:rsidRPr="00000000">
        <w:rPr>
          <w:rFonts w:ascii="Heebo" w:cs="Heebo" w:eastAsia="Heebo" w:hAnsi="Heebo"/>
          <w:i w:val="1"/>
          <w:iCs w:val="1"/>
          <w:rtl w:val="0"/>
        </w:rPr>
        <w:t xml:space="preserve">Science, 299</w:t>
      </w:r>
      <w:r w:rsidDel="00000000" w:rsidR="00000000" w:rsidRPr="00000000">
        <w:rPr>
          <w:rFonts w:ascii="Heebo" w:cs="Heebo" w:eastAsia="Heebo" w:hAnsi="Heebo"/>
          <w:rtl w:val="0"/>
        </w:rPr>
        <w:t xml:space="preserve">(5614), 1898–1902.</w:t>
      </w:r>
    </w:p>
    <w:p w:rsidR="00000000" w:rsidDel="00000000" w:rsidP="00000000" w:rsidRDefault="00000000" w:rsidRPr="00000000" w14:paraId="000000CE">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Schultz, W. (1997). A neural substrate of prediction and reward. </w:t>
      </w:r>
      <w:r w:rsidDel="00000000" w:rsidR="00000000" w:rsidRPr="00000000">
        <w:rPr>
          <w:rFonts w:ascii="Heebo" w:cs="Heebo" w:eastAsia="Heebo" w:hAnsi="Heebo"/>
          <w:i w:val="1"/>
          <w:iCs w:val="1"/>
          <w:rtl w:val="0"/>
        </w:rPr>
        <w:t xml:space="preserve">Science, 275</w:t>
      </w:r>
      <w:r w:rsidDel="00000000" w:rsidR="00000000" w:rsidRPr="00000000">
        <w:rPr>
          <w:rFonts w:ascii="Heebo" w:cs="Heebo" w:eastAsia="Heebo" w:hAnsi="Heebo"/>
          <w:rtl w:val="0"/>
        </w:rPr>
        <w:t xml:space="preserve">(5306), 1593–1599.</w:t>
      </w:r>
    </w:p>
    <w:p w:rsidR="00000000" w:rsidDel="00000000" w:rsidP="00000000" w:rsidRDefault="00000000" w:rsidRPr="00000000" w14:paraId="000000CF">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Shenhav, A., Botvinick, M. M., &amp; Cohen, J. D. (2013). The expected value of control: An integrative theory of anterior cingulate cortex function. </w:t>
      </w:r>
      <w:r w:rsidDel="00000000" w:rsidR="00000000" w:rsidRPr="00000000">
        <w:rPr>
          <w:rFonts w:ascii="Heebo" w:cs="Heebo" w:eastAsia="Heebo" w:hAnsi="Heebo"/>
          <w:i w:val="1"/>
          <w:iCs w:val="1"/>
          <w:rtl w:val="0"/>
        </w:rPr>
        <w:t xml:space="preserve">Neuron, 79</w:t>
      </w:r>
      <w:r w:rsidDel="00000000" w:rsidR="00000000" w:rsidRPr="00000000">
        <w:rPr>
          <w:rFonts w:ascii="Heebo" w:cs="Heebo" w:eastAsia="Heebo" w:hAnsi="Heebo"/>
          <w:rtl w:val="0"/>
        </w:rPr>
        <w:t xml:space="preserve">(2), 217–240.</w:t>
      </w:r>
    </w:p>
    <w:p w:rsidR="00000000" w:rsidDel="00000000" w:rsidP="00000000" w:rsidRDefault="00000000" w:rsidRPr="00000000" w14:paraId="000000D0">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Sweller, J. (1988). Cognitive load during problem solving: Effects on learning. </w:t>
      </w:r>
      <w:r w:rsidDel="00000000" w:rsidR="00000000" w:rsidRPr="00000000">
        <w:rPr>
          <w:rFonts w:ascii="Heebo" w:cs="Heebo" w:eastAsia="Heebo" w:hAnsi="Heebo"/>
          <w:i w:val="1"/>
          <w:iCs w:val="1"/>
          <w:rtl w:val="0"/>
        </w:rPr>
        <w:t xml:space="preserve">Cognitive Science, 12</w:t>
      </w:r>
      <w:r w:rsidDel="00000000" w:rsidR="00000000" w:rsidRPr="00000000">
        <w:rPr>
          <w:rFonts w:ascii="Heebo" w:cs="Heebo" w:eastAsia="Heebo" w:hAnsi="Heebo"/>
          <w:rtl w:val="0"/>
        </w:rPr>
        <w:t xml:space="preserve">(2), 257–285.</w:t>
      </w:r>
    </w:p>
    <w:p w:rsidR="00000000" w:rsidDel="00000000" w:rsidP="00000000" w:rsidRDefault="00000000" w:rsidRPr="00000000" w14:paraId="000000D1">
      <w:pPr>
        <w:numPr>
          <w:ilvl w:val="0"/>
          <w:numId w:val="6"/>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Wood, W., &amp; Neal, D. T. (2007). A new look at habits and the habit–goal interface. </w:t>
      </w:r>
      <w:r w:rsidDel="00000000" w:rsidR="00000000" w:rsidRPr="00000000">
        <w:rPr>
          <w:rFonts w:ascii="Heebo" w:cs="Heebo" w:eastAsia="Heebo" w:hAnsi="Heebo"/>
          <w:i w:val="1"/>
          <w:iCs w:val="1"/>
          <w:rtl w:val="0"/>
        </w:rPr>
        <w:t xml:space="preserve">Psychological Review, 114</w:t>
      </w:r>
      <w:r w:rsidDel="00000000" w:rsidR="00000000" w:rsidRPr="00000000">
        <w:rPr>
          <w:rFonts w:ascii="Heebo" w:cs="Heebo" w:eastAsia="Heebo" w:hAnsi="Heebo"/>
          <w:rtl w:val="0"/>
        </w:rPr>
        <w:t xml:space="preserve">(4), 843–863.</w:t>
      </w:r>
    </w:p>
    <w:p w:rsidR="00000000" w:rsidDel="00000000" w:rsidP="00000000" w:rsidRDefault="00000000" w:rsidRPr="00000000" w14:paraId="000000D2">
      <w:pPr>
        <w:numPr>
          <w:ilvl w:val="0"/>
          <w:numId w:val="6"/>
        </w:numPr>
        <w:spacing w:after="30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Diamond, J. (1997). </w:t>
      </w:r>
      <w:r w:rsidDel="00000000" w:rsidR="00000000" w:rsidRPr="00000000">
        <w:rPr>
          <w:rFonts w:ascii="Heebo" w:cs="Heebo" w:eastAsia="Heebo" w:hAnsi="Heebo"/>
          <w:i w:val="1"/>
          <w:iCs w:val="1"/>
          <w:rtl w:val="0"/>
        </w:rPr>
        <w:t xml:space="preserve">Guns, germs, and steel: The fates of human societies.</w:t>
      </w:r>
      <w:r w:rsidDel="00000000" w:rsidR="00000000" w:rsidRPr="00000000">
        <w:rPr>
          <w:rFonts w:ascii="Heebo" w:cs="Heebo" w:eastAsia="Heebo" w:hAnsi="Heebo"/>
          <w:rtl w:val="0"/>
        </w:rPr>
        <w:t xml:space="preserve"> W. W. Norton. </w:t>
      </w:r>
      <w:r w:rsidDel="00000000" w:rsidR="00000000" w:rsidRPr="00000000">
        <w:rPr>
          <w:rFonts w:ascii="Heebo" w:cs="Heebo" w:eastAsia="Heebo" w:hAnsi="Heebo"/>
          <w:i w:val="1"/>
          <w:iCs w:val="1"/>
          <w:rtl w:val="0"/>
        </w:rPr>
        <w:t xml:space="preserve">(verifica si citas la edición en español)</w:t>
      </w:r>
    </w:p>
    <w:p w:rsidR="00000000" w:rsidDel="00000000" w:rsidP="00000000" w:rsidRDefault="00000000" w:rsidRPr="00000000" w14:paraId="000000D3">
      <w:pPr>
        <w:spacing w:after="300" w:before="300" w:lineRule="auto"/>
        <w:rPr>
          <w:rFonts w:ascii="Heebo" w:cs="Heebo" w:eastAsia="Heebo" w:hAnsi="Heebo"/>
        </w:rPr>
      </w:pPr>
      <w:r w:rsidDel="00000000" w:rsidR="00000000" w:rsidRPr="00000000">
        <w:rPr>
          <w:rFonts w:ascii="Heebo" w:cs="Heebo" w:eastAsia="Heebo" w:hAnsi="Heebo"/>
          <w:rtl w:val="0"/>
        </w:rPr>
        <w:t xml:space="preserve">Ámbito 2 — Diseño UX/UI</w:t>
      </w:r>
    </w:p>
    <w:p w:rsidR="00000000" w:rsidDel="00000000" w:rsidP="00000000" w:rsidRDefault="00000000" w:rsidRPr="00000000" w14:paraId="000000D4">
      <w:pPr>
        <w:numPr>
          <w:ilvl w:val="0"/>
          <w:numId w:val="7"/>
        </w:numPr>
        <w:spacing w:after="0" w:afterAutospacing="0" w:before="300" w:lineRule="auto"/>
        <w:ind w:left="720" w:hanging="360"/>
        <w:rPr>
          <w:rFonts w:ascii="Heebo" w:cs="Heebo" w:eastAsia="Heebo" w:hAnsi="Heebo"/>
        </w:rPr>
      </w:pPr>
      <w:r w:rsidDel="00000000" w:rsidR="00000000" w:rsidRPr="00000000">
        <w:rPr>
          <w:rFonts w:ascii="Heebo" w:cs="Heebo" w:eastAsia="Heebo" w:hAnsi="Heebo"/>
          <w:rtl w:val="0"/>
        </w:rPr>
        <w:t xml:space="preserve">Kahneman, D. (2011). </w:t>
      </w:r>
      <w:r w:rsidDel="00000000" w:rsidR="00000000" w:rsidRPr="00000000">
        <w:rPr>
          <w:rFonts w:ascii="Heebo" w:cs="Heebo" w:eastAsia="Heebo" w:hAnsi="Heebo"/>
          <w:i w:val="1"/>
          <w:iCs w:val="1"/>
          <w:rtl w:val="0"/>
        </w:rPr>
        <w:t xml:space="preserve">Thinking, fast and slow.</w:t>
      </w:r>
      <w:r w:rsidDel="00000000" w:rsidR="00000000" w:rsidRPr="00000000">
        <w:rPr>
          <w:rFonts w:ascii="Heebo" w:cs="Heebo" w:eastAsia="Heebo" w:hAnsi="Heebo"/>
          <w:rtl w:val="0"/>
        </w:rPr>
        <w:t xml:space="preserve"> Farrar, Straus and Giroux. </w:t>
      </w:r>
      <w:r w:rsidDel="00000000" w:rsidR="00000000" w:rsidRPr="00000000">
        <w:rPr>
          <w:rFonts w:ascii="Heebo" w:cs="Heebo" w:eastAsia="Heebo" w:hAnsi="Heebo"/>
          <w:i w:val="1"/>
          <w:iCs w:val="1"/>
          <w:rtl w:val="0"/>
        </w:rPr>
        <w:t xml:space="preserve">(si usaste la versión en español: Pensar rápido, pensar despacio, Debate)</w:t>
      </w:r>
    </w:p>
    <w:p w:rsidR="00000000" w:rsidDel="00000000" w:rsidP="00000000" w:rsidRDefault="00000000" w:rsidRPr="00000000" w14:paraId="000000D5">
      <w:pPr>
        <w:numPr>
          <w:ilvl w:val="0"/>
          <w:numId w:val="7"/>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Davis, F. D. (1989). Perceived usefulness, perceived ease of use, and user acceptance of information technology. </w:t>
      </w:r>
      <w:r w:rsidDel="00000000" w:rsidR="00000000" w:rsidRPr="00000000">
        <w:rPr>
          <w:rFonts w:ascii="Heebo" w:cs="Heebo" w:eastAsia="Heebo" w:hAnsi="Heebo"/>
          <w:i w:val="1"/>
          <w:iCs w:val="1"/>
          <w:rtl w:val="0"/>
        </w:rPr>
        <w:t xml:space="preserve">MIS Quarterly, 13</w:t>
      </w:r>
      <w:r w:rsidDel="00000000" w:rsidR="00000000" w:rsidRPr="00000000">
        <w:rPr>
          <w:rFonts w:ascii="Heebo" w:cs="Heebo" w:eastAsia="Heebo" w:hAnsi="Heebo"/>
          <w:rtl w:val="0"/>
        </w:rPr>
        <w:t xml:space="preserve">(3), 319–340.</w:t>
      </w:r>
    </w:p>
    <w:p w:rsidR="00000000" w:rsidDel="00000000" w:rsidP="00000000" w:rsidRDefault="00000000" w:rsidRPr="00000000" w14:paraId="000000D6">
      <w:pPr>
        <w:numPr>
          <w:ilvl w:val="0"/>
          <w:numId w:val="7"/>
        </w:numPr>
        <w:spacing w:after="300" w:before="0" w:beforeAutospacing="0" w:lineRule="auto"/>
        <w:ind w:left="720" w:hanging="360"/>
        <w:rPr/>
      </w:pPr>
      <w:r w:rsidDel="00000000" w:rsidR="00000000" w:rsidRPr="00000000">
        <w:rPr>
          <w:rFonts w:ascii="Heebo" w:cs="Heebo" w:eastAsia="Heebo" w:hAnsi="Heebo"/>
          <w:rtl w:val="0"/>
        </w:rPr>
        <w:t xml:space="preserve">Brignull, H. — lo mencionamos para dark patterns pero </w:t>
      </w:r>
      <w:r w:rsidDel="00000000" w:rsidR="00000000" w:rsidRPr="00000000">
        <w:rPr>
          <w:rFonts w:ascii="Heebo" w:cs="Heebo" w:eastAsia="Heebo" w:hAnsi="Heebo"/>
          <w:b w:val="1"/>
          <w:bCs w:val="1"/>
          <w:rtl w:val="0"/>
        </w:rPr>
        <w:t xml:space="preserve">no aparece citado en tu texto actual.</w:t>
      </w:r>
      <w:r w:rsidDel="00000000" w:rsidR="00000000" w:rsidRPr="00000000">
        <w:rPr>
          <w:rFonts w:ascii="Heebo" w:cs="Heebo" w:eastAsia="Heebo" w:hAnsi="Heebo"/>
          <w:rtl w:val="0"/>
        </w:rPr>
        <w:t xml:space="preserve"> Si lo agregas: Brignull, H. (2010). </w:t>
      </w:r>
      <w:r w:rsidDel="00000000" w:rsidR="00000000" w:rsidRPr="00000000">
        <w:rPr>
          <w:rFonts w:ascii="Heebo" w:cs="Heebo" w:eastAsia="Heebo" w:hAnsi="Heebo"/>
          <w:i w:val="1"/>
          <w:iCs w:val="1"/>
          <w:rtl w:val="0"/>
        </w:rPr>
        <w:t xml:space="preserve">Dark patterns.</w:t>
      </w:r>
      <w:r w:rsidDel="00000000" w:rsidR="00000000" w:rsidRPr="00000000">
        <w:rPr>
          <w:rFonts w:ascii="Heebo" w:cs="Heebo" w:eastAsia="Heebo" w:hAnsi="Heebo"/>
          <w:rtl w:val="0"/>
        </w:rPr>
        <w:t xml:space="preserve"> (sitio web, verifica URL y año).</w:t>
      </w:r>
    </w:p>
    <w:p w:rsidR="00000000" w:rsidDel="00000000" w:rsidP="00000000" w:rsidRDefault="00000000" w:rsidRPr="00000000" w14:paraId="000000D7">
      <w:pPr>
        <w:spacing w:after="300" w:before="300" w:lineRule="auto"/>
        <w:rPr>
          <w:rFonts w:ascii="Heebo" w:cs="Heebo" w:eastAsia="Heebo" w:hAnsi="Heebo"/>
        </w:rPr>
      </w:pPr>
      <w:r w:rsidDel="00000000" w:rsidR="00000000" w:rsidRPr="00000000">
        <w:rPr>
          <w:rFonts w:ascii="Heebo" w:cs="Heebo" w:eastAsia="Heebo" w:hAnsi="Heebo"/>
          <w:rtl w:val="0"/>
        </w:rPr>
        <w:t xml:space="preserve">Ámbito 3 — Economía de la atención</w:t>
      </w:r>
    </w:p>
    <w:p w:rsidR="00000000" w:rsidDel="00000000" w:rsidP="00000000" w:rsidRDefault="00000000" w:rsidRPr="00000000" w14:paraId="000000D8">
      <w:pPr>
        <w:numPr>
          <w:ilvl w:val="0"/>
          <w:numId w:val="1"/>
        </w:numPr>
        <w:spacing w:after="0" w:afterAutospacing="0" w:before="300" w:lineRule="auto"/>
        <w:ind w:left="720" w:hanging="360"/>
        <w:rPr>
          <w:rFonts w:ascii="Heebo" w:cs="Heebo" w:eastAsia="Heebo" w:hAnsi="Heebo"/>
        </w:rPr>
      </w:pPr>
      <w:r w:rsidDel="00000000" w:rsidR="00000000" w:rsidRPr="00000000">
        <w:rPr>
          <w:rFonts w:ascii="Heebo" w:cs="Heebo" w:eastAsia="Heebo" w:hAnsi="Heebo"/>
          <w:rtl w:val="0"/>
        </w:rPr>
        <w:t xml:space="preserve">Simon, H. A. (1971). Designing organizations for an information-rich world. En M. Greenberger (Ed.), </w:t>
      </w:r>
      <w:r w:rsidDel="00000000" w:rsidR="00000000" w:rsidRPr="00000000">
        <w:rPr>
          <w:rFonts w:ascii="Heebo" w:cs="Heebo" w:eastAsia="Heebo" w:hAnsi="Heebo"/>
          <w:i w:val="1"/>
          <w:iCs w:val="1"/>
          <w:rtl w:val="0"/>
        </w:rPr>
        <w:t xml:space="preserve">Computers, communications, and the public interest</w:t>
      </w:r>
      <w:r w:rsidDel="00000000" w:rsidR="00000000" w:rsidRPr="00000000">
        <w:rPr>
          <w:rFonts w:ascii="Heebo" w:cs="Heebo" w:eastAsia="Heebo" w:hAnsi="Heebo"/>
          <w:rtl w:val="0"/>
        </w:rPr>
        <w:t xml:space="preserve"> (pp. 37–72). Johns Hopkins Press.</w:t>
      </w:r>
    </w:p>
    <w:p w:rsidR="00000000" w:rsidDel="00000000" w:rsidP="00000000" w:rsidRDefault="00000000" w:rsidRPr="00000000" w14:paraId="000000D9">
      <w:pPr>
        <w:numPr>
          <w:ilvl w:val="0"/>
          <w:numId w:val="1"/>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Zuboff, S. (2019). </w:t>
      </w:r>
      <w:r w:rsidDel="00000000" w:rsidR="00000000" w:rsidRPr="00000000">
        <w:rPr>
          <w:rFonts w:ascii="Heebo" w:cs="Heebo" w:eastAsia="Heebo" w:hAnsi="Heebo"/>
          <w:i w:val="1"/>
          <w:iCs w:val="1"/>
          <w:rtl w:val="0"/>
        </w:rPr>
        <w:t xml:space="preserve">The age of surveillance capitalism: The fight for a human future at the new frontier of power.</w:t>
      </w:r>
      <w:r w:rsidDel="00000000" w:rsidR="00000000" w:rsidRPr="00000000">
        <w:rPr>
          <w:rFonts w:ascii="Heebo" w:cs="Heebo" w:eastAsia="Heebo" w:hAnsi="Heebo"/>
          <w:rtl w:val="0"/>
        </w:rPr>
        <w:t xml:space="preserve"> PublicAffairs. </w:t>
      </w:r>
      <w:r w:rsidDel="00000000" w:rsidR="00000000" w:rsidRPr="00000000">
        <w:rPr>
          <w:rFonts w:ascii="Heebo" w:cs="Heebo" w:eastAsia="Heebo" w:hAnsi="Heebo"/>
          <w:i w:val="1"/>
          <w:iCs w:val="1"/>
          <w:rtl w:val="0"/>
        </w:rPr>
        <w:t xml:space="preserve">(versión español: La era del capitalismo de la vigilancia, Paidós)</w:t>
      </w:r>
    </w:p>
    <w:p w:rsidR="00000000" w:rsidDel="00000000" w:rsidP="00000000" w:rsidRDefault="00000000" w:rsidRPr="00000000" w14:paraId="000000DA">
      <w:pPr>
        <w:numPr>
          <w:ilvl w:val="0"/>
          <w:numId w:val="1"/>
        </w:numPr>
        <w:spacing w:after="30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Han, B.-C. (2015). </w:t>
      </w:r>
      <w:r w:rsidDel="00000000" w:rsidR="00000000" w:rsidRPr="00000000">
        <w:rPr>
          <w:rFonts w:ascii="Heebo" w:cs="Heebo" w:eastAsia="Heebo" w:hAnsi="Heebo"/>
          <w:i w:val="1"/>
          <w:iCs w:val="1"/>
          <w:rtl w:val="0"/>
        </w:rPr>
        <w:t xml:space="preserve">The burnout society.</w:t>
      </w:r>
      <w:r w:rsidDel="00000000" w:rsidR="00000000" w:rsidRPr="00000000">
        <w:rPr>
          <w:rFonts w:ascii="Heebo" w:cs="Heebo" w:eastAsia="Heebo" w:hAnsi="Heebo"/>
          <w:rtl w:val="0"/>
        </w:rPr>
        <w:t xml:space="preserve"> Stanford University Press. </w:t>
      </w:r>
      <w:r w:rsidDel="00000000" w:rsidR="00000000" w:rsidRPr="00000000">
        <w:rPr>
          <w:rFonts w:ascii="Heebo" w:cs="Heebo" w:eastAsia="Heebo" w:hAnsi="Heebo"/>
          <w:i w:val="1"/>
          <w:iCs w:val="1"/>
          <w:rtl w:val="0"/>
        </w:rPr>
        <w:t xml:space="preserve">(original: Müdigkeitsgesellschaft; español: La sociedad del cansancio, Herder)</w:t>
      </w:r>
    </w:p>
    <w:p w:rsidR="00000000" w:rsidDel="00000000" w:rsidP="00000000" w:rsidRDefault="00000000" w:rsidRPr="00000000" w14:paraId="000000DB">
      <w:pPr>
        <w:spacing w:after="300" w:before="300" w:lineRule="auto"/>
        <w:rPr>
          <w:rFonts w:ascii="Heebo" w:cs="Heebo" w:eastAsia="Heebo" w:hAnsi="Heebo"/>
        </w:rPr>
      </w:pPr>
      <w:r w:rsidDel="00000000" w:rsidR="00000000" w:rsidRPr="00000000">
        <w:rPr>
          <w:rFonts w:ascii="Heebo" w:cs="Heebo" w:eastAsia="Heebo" w:hAnsi="Heebo"/>
          <w:rtl w:val="0"/>
        </w:rPr>
        <w:t xml:space="preserve">Datos / problemática</w:t>
      </w:r>
    </w:p>
    <w:p w:rsidR="00000000" w:rsidDel="00000000" w:rsidP="00000000" w:rsidRDefault="00000000" w:rsidRPr="00000000" w14:paraId="000000DC">
      <w:pPr>
        <w:numPr>
          <w:ilvl w:val="0"/>
          <w:numId w:val="3"/>
        </w:numPr>
        <w:spacing w:after="0" w:afterAutospacing="0" w:before="300" w:lineRule="auto"/>
        <w:ind w:left="720" w:hanging="360"/>
        <w:rPr>
          <w:rFonts w:ascii="Heebo" w:cs="Heebo" w:eastAsia="Heebo" w:hAnsi="Heebo"/>
        </w:rPr>
      </w:pPr>
      <w:r w:rsidDel="00000000" w:rsidR="00000000" w:rsidRPr="00000000">
        <w:rPr>
          <w:rFonts w:ascii="Heebo" w:cs="Heebo" w:eastAsia="Heebo" w:hAnsi="Heebo"/>
          <w:rtl w:val="0"/>
        </w:rPr>
        <w:t xml:space="preserve">Kemp, S. (2024). Digital 2024: The time we spend on social media. DataReportal / Kepios / We Are Social / Meltwater.</w:t>
      </w:r>
      <w:hyperlink r:id="rId7">
        <w:r w:rsidDel="00000000" w:rsidR="00000000" w:rsidRPr="00000000">
          <w:rPr>
            <w:rFonts w:ascii="Heebo" w:cs="Heebo" w:eastAsia="Heebo" w:hAnsi="Heebo"/>
            <w:color w:val="1155cc"/>
            <w:u w:val="single"/>
            <w:rtl w:val="0"/>
          </w:rPr>
          <w:t xml:space="preserve"> https://datareportal.com/reports/digital-2024-deep-dive-the-time-we-spend-on-social-media</w:t>
        </w:r>
      </w:hyperlink>
      <w:r w:rsidDel="00000000" w:rsidR="00000000" w:rsidRPr="00000000">
        <w:rPr>
          <w:rFonts w:ascii="Heebo" w:cs="Heebo" w:eastAsia="Heebo" w:hAnsi="Heebo"/>
          <w:rtl w:val="0"/>
        </w:rPr>
        <w:t xml:space="preserve"> </w:t>
      </w:r>
    </w:p>
    <w:p w:rsidR="00000000" w:rsidDel="00000000" w:rsidP="00000000" w:rsidRDefault="00000000" w:rsidRPr="00000000" w14:paraId="000000DD">
      <w:pPr>
        <w:numPr>
          <w:ilvl w:val="0"/>
          <w:numId w:val="3"/>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Common Sense Media. (2023). </w:t>
      </w:r>
      <w:r w:rsidDel="00000000" w:rsidR="00000000" w:rsidRPr="00000000">
        <w:rPr>
          <w:rFonts w:ascii="Heebo" w:cs="Heebo" w:eastAsia="Heebo" w:hAnsi="Heebo"/>
          <w:i w:val="1"/>
          <w:iCs w:val="1"/>
          <w:rtl w:val="0"/>
        </w:rPr>
        <w:t xml:space="preserve">Constant companion: A week in the life of a young person's smartphone use.</w:t>
      </w:r>
      <w:r w:rsidDel="00000000" w:rsidR="00000000" w:rsidRPr="00000000">
        <w:rPr>
          <w:rFonts w:ascii="Heebo" w:cs="Heebo" w:eastAsia="Heebo" w:hAnsi="Heebo"/>
          <w:rtl w:val="0"/>
        </w:rPr>
        <w:t xml:space="preserve"> </w:t>
      </w:r>
      <w:r w:rsidDel="00000000" w:rsidR="00000000" w:rsidRPr="00000000">
        <w:rPr>
          <w:rFonts w:ascii="Heebo" w:cs="Heebo" w:eastAsia="Heebo" w:hAnsi="Heebo"/>
          <w:i w:val="1"/>
          <w:iCs w:val="1"/>
          <w:rtl w:val="0"/>
        </w:rPr>
        <w:t xml:space="preserve">(verifica título y autores exactos del reporte)</w:t>
      </w:r>
    </w:p>
    <w:p w:rsidR="00000000" w:rsidDel="00000000" w:rsidP="00000000" w:rsidRDefault="00000000" w:rsidRPr="00000000" w14:paraId="000000DE">
      <w:pPr>
        <w:numPr>
          <w:ilvl w:val="0"/>
          <w:numId w:val="3"/>
        </w:numPr>
        <w:spacing w:after="30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SUBTEL &amp; Cadem. (2024). X Encuesta sobre acceso, usos y usuarios de Internet en Chile. Subsecretaría de Telecomunicaciones.</w:t>
      </w:r>
      <w:hyperlink r:id="rId8">
        <w:r w:rsidDel="00000000" w:rsidR="00000000" w:rsidRPr="00000000">
          <w:rPr>
            <w:rFonts w:ascii="Heebo" w:cs="Heebo" w:eastAsia="Heebo" w:hAnsi="Heebo"/>
            <w:color w:val="1155cc"/>
            <w:u w:val="single"/>
            <w:rtl w:val="0"/>
          </w:rPr>
          <w:t xml:space="preserve"> https://www.subtel.gob.cl/wp-content/uploads/2024/03/Informe_Final_Acceso_y_uso_Internet_2023_VF.pdf</w:t>
        </w:r>
      </w:hyperlink>
      <w:r w:rsidDel="00000000" w:rsidR="00000000" w:rsidRPr="00000000">
        <w:rPr>
          <w:rFonts w:ascii="Heebo" w:cs="Heebo" w:eastAsia="Heebo" w:hAnsi="Heebo"/>
          <w:rtl w:val="0"/>
        </w:rPr>
        <w:t xml:space="preserve"> </w:t>
      </w:r>
    </w:p>
    <w:p w:rsidR="00000000" w:rsidDel="00000000" w:rsidP="00000000" w:rsidRDefault="00000000" w:rsidRPr="00000000" w14:paraId="000000DF">
      <w:pPr>
        <w:spacing w:after="300" w:before="300" w:lineRule="auto"/>
        <w:rPr>
          <w:rFonts w:ascii="Heebo" w:cs="Heebo" w:eastAsia="Heebo" w:hAnsi="Heebo"/>
        </w:rPr>
      </w:pPr>
      <w:r w:rsidDel="00000000" w:rsidR="00000000" w:rsidRPr="00000000">
        <w:rPr>
          <w:rFonts w:ascii="Heebo" w:cs="Heebo" w:eastAsia="Heebo" w:hAnsi="Heebo"/>
          <w:rtl w:val="0"/>
        </w:rPr>
        <w:t xml:space="preserve">Para el Anexo B (si lo integras a la memoria)</w:t>
      </w:r>
    </w:p>
    <w:p w:rsidR="00000000" w:rsidDel="00000000" w:rsidP="00000000" w:rsidRDefault="00000000" w:rsidRPr="00000000" w14:paraId="000000E0">
      <w:pPr>
        <w:numPr>
          <w:ilvl w:val="0"/>
          <w:numId w:val="2"/>
        </w:numPr>
        <w:spacing w:after="0" w:afterAutospacing="0" w:before="300" w:lineRule="auto"/>
        <w:ind w:left="720" w:hanging="360"/>
        <w:rPr>
          <w:rFonts w:ascii="Heebo" w:cs="Heebo" w:eastAsia="Heebo" w:hAnsi="Heebo"/>
        </w:rPr>
      </w:pPr>
      <w:r w:rsidDel="00000000" w:rsidR="00000000" w:rsidRPr="00000000">
        <w:rPr>
          <w:rFonts w:ascii="Heebo" w:cs="Heebo" w:eastAsia="Heebo" w:hAnsi="Heebo"/>
          <w:rtl w:val="0"/>
        </w:rPr>
        <w:t xml:space="preserve">Griffiths, M. (2005). A 'components' model of addiction within a biopsychosocial framework. </w:t>
      </w:r>
      <w:r w:rsidDel="00000000" w:rsidR="00000000" w:rsidRPr="00000000">
        <w:rPr>
          <w:rFonts w:ascii="Heebo" w:cs="Heebo" w:eastAsia="Heebo" w:hAnsi="Heebo"/>
          <w:i w:val="1"/>
          <w:iCs w:val="1"/>
          <w:rtl w:val="0"/>
        </w:rPr>
        <w:t xml:space="preserve">Journal of Substance Use, 10</w:t>
      </w:r>
      <w:r w:rsidDel="00000000" w:rsidR="00000000" w:rsidRPr="00000000">
        <w:rPr>
          <w:rFonts w:ascii="Heebo" w:cs="Heebo" w:eastAsia="Heebo" w:hAnsi="Heebo"/>
          <w:rtl w:val="0"/>
        </w:rPr>
        <w:t xml:space="preserve">(4), 191–197.</w:t>
      </w:r>
    </w:p>
    <w:p w:rsidR="00000000" w:rsidDel="00000000" w:rsidP="00000000" w:rsidRDefault="00000000" w:rsidRPr="00000000" w14:paraId="000000E1">
      <w:pPr>
        <w:numPr>
          <w:ilvl w:val="0"/>
          <w:numId w:val="2"/>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American Psychiatric Association. (2013). </w:t>
      </w:r>
      <w:r w:rsidDel="00000000" w:rsidR="00000000" w:rsidRPr="00000000">
        <w:rPr>
          <w:rFonts w:ascii="Heebo" w:cs="Heebo" w:eastAsia="Heebo" w:hAnsi="Heebo"/>
          <w:i w:val="1"/>
          <w:iCs w:val="1"/>
          <w:rtl w:val="0"/>
        </w:rPr>
        <w:t xml:space="preserve">Diagnostic and statistical manual of mental disorders</w:t>
      </w:r>
      <w:r w:rsidDel="00000000" w:rsidR="00000000" w:rsidRPr="00000000">
        <w:rPr>
          <w:rFonts w:ascii="Heebo" w:cs="Heebo" w:eastAsia="Heebo" w:hAnsi="Heebo"/>
          <w:rtl w:val="0"/>
        </w:rPr>
        <w:t xml:space="preserve"> (5th ed.).</w:t>
      </w:r>
    </w:p>
    <w:p w:rsidR="00000000" w:rsidDel="00000000" w:rsidP="00000000" w:rsidRDefault="00000000" w:rsidRPr="00000000" w14:paraId="000000E2">
      <w:pPr>
        <w:numPr>
          <w:ilvl w:val="0"/>
          <w:numId w:val="2"/>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Morozov, E. (2013). </w:t>
      </w:r>
      <w:r w:rsidDel="00000000" w:rsidR="00000000" w:rsidRPr="00000000">
        <w:rPr>
          <w:rFonts w:ascii="Heebo" w:cs="Heebo" w:eastAsia="Heebo" w:hAnsi="Heebo"/>
          <w:i w:val="1"/>
          <w:iCs w:val="1"/>
          <w:rtl w:val="0"/>
        </w:rPr>
        <w:t xml:space="preserve">To save everything, click here: The folly of technological solutionism.</w:t>
      </w:r>
      <w:r w:rsidDel="00000000" w:rsidR="00000000" w:rsidRPr="00000000">
        <w:rPr>
          <w:rFonts w:ascii="Heebo" w:cs="Heebo" w:eastAsia="Heebo" w:hAnsi="Heebo"/>
          <w:rtl w:val="0"/>
        </w:rPr>
        <w:t xml:space="preserve"> PublicAffairs.</w:t>
      </w:r>
    </w:p>
    <w:p w:rsidR="00000000" w:rsidDel="00000000" w:rsidP="00000000" w:rsidRDefault="00000000" w:rsidRPr="00000000" w14:paraId="000000E3">
      <w:pPr>
        <w:numPr>
          <w:ilvl w:val="0"/>
          <w:numId w:val="2"/>
        </w:numPr>
        <w:spacing w:after="0" w:afterAutospacing="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Miranda, A. (2024). </w:t>
      </w:r>
      <w:r w:rsidDel="00000000" w:rsidR="00000000" w:rsidRPr="00000000">
        <w:rPr>
          <w:rFonts w:ascii="Heebo" w:cs="Heebo" w:eastAsia="Heebo" w:hAnsi="Heebo"/>
          <w:i w:val="1"/>
          <w:iCs w:val="1"/>
          <w:rtl w:val="0"/>
        </w:rPr>
        <w:t xml:space="preserve">Dezconecta: tu pausa digital para un sueño real</w:t>
      </w:r>
      <w:r w:rsidDel="00000000" w:rsidR="00000000" w:rsidRPr="00000000">
        <w:rPr>
          <w:rFonts w:ascii="Heebo" w:cs="Heebo" w:eastAsia="Heebo" w:hAnsi="Heebo"/>
          <w:rtl w:val="0"/>
        </w:rPr>
        <w:t xml:space="preserve"> [Memoria de título, Universidad Diego Portales].</w:t>
      </w:r>
    </w:p>
    <w:p w:rsidR="00000000" w:rsidDel="00000000" w:rsidP="00000000" w:rsidRDefault="00000000" w:rsidRPr="00000000" w14:paraId="000000E4">
      <w:pPr>
        <w:numPr>
          <w:ilvl w:val="0"/>
          <w:numId w:val="2"/>
        </w:numPr>
        <w:spacing w:after="300" w:before="0" w:beforeAutospacing="0" w:lineRule="auto"/>
        <w:ind w:left="720" w:hanging="360"/>
        <w:rPr>
          <w:rFonts w:ascii="Heebo" w:cs="Heebo" w:eastAsia="Heebo" w:hAnsi="Heebo"/>
        </w:rPr>
      </w:pPr>
      <w:r w:rsidDel="00000000" w:rsidR="00000000" w:rsidRPr="00000000">
        <w:rPr>
          <w:rFonts w:ascii="Heebo" w:cs="Heebo" w:eastAsia="Heebo" w:hAnsi="Heebo"/>
          <w:rtl w:val="0"/>
        </w:rPr>
        <w:t xml:space="preserve">Ferster, C. B., &amp; Skinner, B. F. (1957). </w:t>
      </w:r>
      <w:r w:rsidDel="00000000" w:rsidR="00000000" w:rsidRPr="00000000">
        <w:rPr>
          <w:rFonts w:ascii="Heebo" w:cs="Heebo" w:eastAsia="Heebo" w:hAnsi="Heebo"/>
          <w:i w:val="1"/>
          <w:iCs w:val="1"/>
          <w:rtl w:val="0"/>
        </w:rPr>
        <w:t xml:space="preserve">Schedules of reinforcement.</w:t>
      </w:r>
      <w:r w:rsidDel="00000000" w:rsidR="00000000" w:rsidRPr="00000000">
        <w:rPr>
          <w:rFonts w:ascii="Heebo" w:cs="Heebo" w:eastAsia="Heebo" w:hAnsi="Heebo"/>
          <w:rtl w:val="0"/>
        </w:rPr>
        <w:t xml:space="preserve"> Appleton-Century-Crofts. </w:t>
      </w:r>
      <w:r w:rsidDel="00000000" w:rsidR="00000000" w:rsidRPr="00000000">
        <w:rPr>
          <w:rFonts w:ascii="Heebo" w:cs="Heebo" w:eastAsia="Heebo" w:hAnsi="Heebo"/>
          <w:i w:val="1"/>
          <w:iCs w:val="1"/>
          <w:rtl w:val="0"/>
        </w:rPr>
        <w:t xml:space="preserve">(si lo agregas para reforzamiento variable)</w:t>
      </w:r>
    </w:p>
    <w:p w:rsidR="00000000" w:rsidDel="00000000" w:rsidP="00000000" w:rsidRDefault="00000000" w:rsidRPr="00000000" w14:paraId="000000E5">
      <w:pPr>
        <w:pStyle w:val="Heading2"/>
        <w:rPr>
          <w:sz w:val="20"/>
          <w:szCs w:val="20"/>
        </w:rPr>
      </w:pPr>
      <w:bookmarkStart w:colFirst="0" w:colLast="0" w:name="_wv7q0717pxjr" w:id="44"/>
      <w:bookmarkEnd w:id="44"/>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OLINA ANTONIA ALEGRIA CACERES" w:id="13" w:date="2026-06-15T22:58:14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creo que no existe esa palabra</w:t>
      </w:r>
    </w:p>
  </w:comment>
  <w:comment w:author="CAROLINA ANTONIA ALEGRIA CACERES" w:id="21" w:date="2026-06-15T23:21:35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maximizan</w:t>
      </w:r>
    </w:p>
  </w:comment>
  <w:comment w:author="CAROLINA ANTONIA ALEGRIA CACERES" w:id="12" w:date="2026-06-15T22:57:16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AROLINA ANTONIA ALEGRIA CACERES" w:id="20" w:date="2026-06-15T23:19:21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desde</w:t>
      </w:r>
    </w:p>
  </w:comment>
  <w:comment w:author="CAROLINA ANTONIA ALEGRIA CACERES" w:id="15" w:date="2026-06-15T23:02:16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AROLINA ANTONIA ALEGRIA CACERES" w:id="14" w:date="2026-06-15T23:01:54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aparte</w:t>
      </w:r>
    </w:p>
  </w:comment>
  <w:comment w:author="CAROLINA ANTONIA ALEGRIA CACERES" w:id="19" w:date="2026-06-15T23:23:42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cambiar tipografía</w:t>
      </w:r>
    </w:p>
  </w:comment>
  <w:comment w:author="CAROLINA ANTONIA ALEGRIA CACERES" w:id="17" w:date="2026-06-15T23:04:59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wea es tan buena y fundamental que la pondria en cursiva</w:t>
      </w:r>
    </w:p>
  </w:comment>
  <w:comment w:author="CAROLINA ANTONIA ALEGRIA CACERES" w:id="16" w:date="2026-06-15T23:02:39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w:t>
      </w:r>
    </w:p>
  </w:comment>
  <w:comment w:author="CAROLINA ANTONIA ALEGRIA CACERES" w:id="30" w:date="2026-06-15T23:34:01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entiende</w:t>
      </w:r>
    </w:p>
  </w:comment>
  <w:comment w:author="CAROLINA ANTONIA ALEGRIA CACERES" w:id="5" w:date="2026-06-15T22:51:06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t>
      </w:r>
    </w:p>
  </w:comment>
  <w:comment w:author="CAROLINA ANTONIA ALEGRIA CACERES" w:id="7" w:date="2026-06-15T22:54:17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parrafo sería una especie de contexto específico?? de ser así ya tienes ese punto.</w:t>
      </w:r>
    </w:p>
  </w:comment>
  <w:comment w:author="CAROLINA ANTONIA ALEGRIA CACERES" w:id="28" w:date="2026-06-15T23:33:02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párrafo aparte</w:t>
      </w:r>
    </w:p>
  </w:comment>
  <w:comment w:author="CAROLINA ANTONIA ALEGRIA CACERES" w:id="8" w:date="2026-06-15T22:52:38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profe nos recomendó que las palabras rimbombantes o técnicas, le dieramos una cualidad, puede ser cursiva, bold, etc.</w:t>
      </w:r>
    </w:p>
  </w:comment>
  <w:comment w:author="SANTIAGO IGNACIO GAETE FERNANDEZ" w:id="0" w:date="2026-06-16T14:46:56Z">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dromología paul virilio</w:t>
      </w:r>
    </w:p>
  </w:comment>
  <w:comment w:author="CAROLINA ANTONIA ALEGRIA CACERES" w:id="10" w:date="2026-06-15T22:56:03Z">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ve bien citar al mismo autor tan seguido, intenta conectar ambas citas con un ; por ejemplo, ya que son del mismo texto</w:t>
      </w:r>
    </w:p>
  </w:comment>
  <w:comment w:author="CAROLINA ANTONIA ALEGRIA CACERES" w:id="29" w:date="2026-06-15T23:33:30Z">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AROLINA ANTONIA ALEGRIA CACERES" w:id="9" w:date="2026-06-15T22:54:46Z">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tilde</w:t>
      </w:r>
    </w:p>
  </w:comment>
  <w:comment w:author="SANTIAGO IGNACIO GAETE FERNANDEZ" w:id="27" w:date="2026-06-15T23:33:03Z">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cursiva</w:t>
      </w:r>
    </w:p>
  </w:comment>
  <w:comment w:author="CAROLINA ANTONIA ALEGRIA CACERES" w:id="2" w:date="2026-06-15T22:46:14Z">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carrera, año, semestre</w:t>
      </w:r>
    </w:p>
  </w:comment>
  <w:comment w:author="CAROLINA ANTONIA ALEGRIA CACERES" w:id="11" w:date="2026-06-15T22:56:50Z">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estas ocupando un guión largo, ese no es el correcto</w:t>
      </w:r>
    </w:p>
  </w:comment>
  <w:comment w:author="CAROLINA ANTONIA ALEGRIA CACERES" w:id="37" w:date="2026-06-15T23:49:37Z">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finalizar idea con la fecha de ese estudio entre ()</w:t>
      </w:r>
    </w:p>
  </w:comment>
  <w:comment w:author="CAROLINA ANTONIA ALEGRIA CACERES" w:id="40" w:date="2026-06-16T00:13:30Z">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de menor amplitud que el objetivo general, deben apuntar a dimensiones específicas del problema investigado o problemática.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Alcanzarlos te llevará a cumplir con el objetivo general.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deben incluir un nuevo objetivo general.</w:t>
      </w:r>
    </w:p>
  </w:comment>
  <w:comment w:author="CAROLINA ANTONIA ALEGRIA CACERES" w:id="39" w:date="2026-06-16T00:12:52Z">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¿qué se va a lograr? (Verbo en infinitivo) + Para qué… + Mediante qué… + Contexto (¿dónde?, ¿cuándo?)</w:t>
      </w:r>
    </w:p>
  </w:comment>
  <w:comment w:author="SANTIAGO IGNACIO GAETE FERNANDEZ" w:id="36" w:date="2026-06-10T11:50:37Z">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de Common Sense Media (2023) corresponden a adolescentes estadounidenses de 11 a 17 años</w:t>
      </w:r>
    </w:p>
  </w:comment>
  <w:comment w:author="CAROLINA ANTONIA ALEGRIA CACERES" w:id="38" w:date="2026-06-15T23:51:23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aparte</w:t>
      </w:r>
    </w:p>
  </w:comment>
  <w:comment w:author="CAROLINA ANTONIA ALEGRIA CACERES" w:id="18" w:date="2026-06-15T23:10:41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Punto aparte</w:t>
      </w:r>
    </w:p>
  </w:comment>
  <w:comment w:author="SANTIAGO IGNACIO GAETE FERNANDEZ" w:id="34" w:date="2026-06-16T13:16:55Z">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conteido contenido n</w:t>
      </w:r>
    </w:p>
  </w:comment>
  <w:comment w:author="CAROLINA ANTONIA ALEGRIA CACERES" w:id="6" w:date="2026-06-15T23:12:33Z">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Debe tener una numeración para encontrarlo en el texto ejemplo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Marco teórico</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Biología humana</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diseño UX/UI</w:t>
      </w:r>
    </w:p>
  </w:comment>
  <w:comment w:author="SANTIAGO IGNACIO GAETE FERNANDEZ" w:id="1" w:date="2026-06-16T14:48:57Z">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evolucion de la teoria de la evolucion</w:t>
      </w:r>
    </w:p>
  </w:comment>
  <w:comment w:author="CAROLINA ANTONIA ALEGRIA CACERES" w:id="22" w:date="2026-06-15T23:25:22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termino no se si lo pusiste antes, no recuerdo, si no lo pusiste debes explicarlo</w:t>
      </w:r>
    </w:p>
  </w:comment>
  <w:comment w:author="CAROLINA ANTONIA ALEGRIA CACERES" w:id="32" w:date="2026-06-15T23:35:48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mmm replantearía este termino</w:t>
      </w:r>
    </w:p>
  </w:comment>
  <w:comment w:author="CAROLINA ANTONIA ALEGRIA CACERES" w:id="24" w:date="2026-06-15T23:28:0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lo podria con un reglon abajo, no en el mismo párrafo</w:t>
      </w:r>
    </w:p>
  </w:comment>
  <w:comment w:author="CAROLINA ANTONIA ALEGRIA CACERES" w:id="25" w:date="2026-06-15T23:28:30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 que el párrafo está muy largo</w:t>
      </w:r>
    </w:p>
  </w:comment>
  <w:comment w:author="CAROLINA ANTONIA ALEGRIA CACERES" w:id="33" w:date="2026-06-15T23:37:50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cursiva</w:t>
      </w:r>
    </w:p>
  </w:comment>
  <w:comment w:author="CAROLINA ANTONIA ALEGRIA CACERES" w:id="23" w:date="2026-06-15T23:26:28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 con este</w:t>
      </w:r>
    </w:p>
  </w:comment>
  <w:comment w:author="CAROLINA ANTONIA ALEGRIA CACERES" w:id="31" w:date="2026-06-15T23:37:17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algun momento poner un punto aparte, párrafo muy largo</w:t>
      </w:r>
    </w:p>
  </w:comment>
  <w:comment w:author="CAROLINA ANTONIA ALEGRIA CACERES" w:id="4" w:date="2026-06-15T22:50:35Z">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dos preguntas, separarlas</w:t>
      </w:r>
    </w:p>
  </w:comment>
  <w:comment w:author="CAROLINA ANTONIA ALEGRIA CACERES" w:id="26" w:date="2026-06-15T23:29:29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CAROLINA ANTONIA ALEGRIA CACERES" w:id="35" w:date="2026-06-15T23:45:02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complicaito ese termino</w:t>
      </w:r>
    </w:p>
  </w:comment>
  <w:comment w:author="CAROLINA ANTONIA ALEGRIA CACERES" w:id="3" w:date="2026-06-15T22:49:09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Partiría con este párrafo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eb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Heebo" w:cs="Heebo" w:eastAsia="Heebo" w:hAnsi="Heebo"/>
      <w:sz w:val="40"/>
      <w:szCs w:val="40"/>
    </w:rPr>
  </w:style>
  <w:style w:type="paragraph" w:styleId="Heading2">
    <w:name w:val="heading 2"/>
    <w:basedOn w:val="Normal"/>
    <w:next w:val="Normal"/>
    <w:pPr>
      <w:keepNext w:val="1"/>
      <w:keepLines w:val="1"/>
      <w:spacing w:after="120" w:before="360" w:lineRule="auto"/>
    </w:pPr>
    <w:rPr>
      <w:rFonts w:ascii="Heebo" w:cs="Heebo" w:eastAsia="Heebo" w:hAnsi="Heebo"/>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atareportal.com/reports/digital%EE%80%80-2024-deep-dive-the-time-we%EE%80%80-spend-on-social-media" TargetMode="External"/><Relationship Id="rId8" Type="http://schemas.openxmlformats.org/officeDocument/2006/relationships/hyperlink" Target="https://www.subtel.gob.cl/wp-content/uploads/2024/03/Informe_Final_Acceso_y_uso_Internet_2023_VF.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ebo-regular.ttf"/><Relationship Id="rId2" Type="http://schemas.openxmlformats.org/officeDocument/2006/relationships/font" Target="fonts/Heeb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