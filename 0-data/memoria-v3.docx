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ebo" w:cs="Heebo" w:eastAsia="Heebo" w:hAnsi="Heebo"/>
        </w:rPr>
      </w:pPr>
      <w:bookmarkStart w:colFirst="0" w:colLast="0" w:name="_z9coc2sll04q" w:id="0"/>
      <w:bookmarkEnd w:id="0"/>
      <w:r w:rsidDel="00000000" w:rsidR="00000000" w:rsidRPr="00000000">
        <w:rPr>
          <w:rFonts w:ascii="Heebo" w:cs="Heebo" w:eastAsia="Heebo" w:hAnsi="Heebo"/>
          <w:rtl w:val="0"/>
        </w:rPr>
        <w:t xml:space="preserve">Cautiverio Voluntario:</w:t>
      </w:r>
    </w:p>
    <w:p w:rsidR="00000000" w:rsidDel="00000000" w:rsidP="00000000" w:rsidRDefault="00000000" w:rsidRPr="00000000" w14:paraId="00000002">
      <w:pPr>
        <w:pStyle w:val="Title"/>
        <w:spacing w:after="0" w:line="360" w:lineRule="auto"/>
        <w:jc w:val="center"/>
        <w:rPr>
          <w:rFonts w:ascii="Heebo" w:cs="Heebo" w:eastAsia="Heebo" w:hAnsi="Heebo"/>
        </w:rPr>
      </w:pPr>
      <w:bookmarkStart w:colFirst="0" w:colLast="0" w:name="_uql00chr0r84" w:id="1"/>
      <w:bookmarkEnd w:id="1"/>
      <w:r w:rsidDel="00000000" w:rsidR="00000000" w:rsidRPr="00000000">
        <w:rPr>
          <w:rFonts w:ascii="Heebo" w:cs="Heebo" w:eastAsia="Heebo" w:hAnsi="Heebo"/>
          <w:rtl w:val="0"/>
        </w:rPr>
        <w:t xml:space="preserve">Cómo se diseña la libertad</w:t>
      </w:r>
    </w:p>
    <w:p w:rsidR="00000000" w:rsidDel="00000000" w:rsidP="00000000" w:rsidRDefault="00000000" w:rsidRPr="00000000" w14:paraId="00000003">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7">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8">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9">
      <w:pPr>
        <w:pStyle w:val="Subtitle"/>
        <w:spacing w:line="360" w:lineRule="auto"/>
        <w:rPr>
          <w:rFonts w:ascii="Heebo" w:cs="Heebo" w:eastAsia="Heebo" w:hAnsi="Heebo"/>
        </w:rPr>
      </w:pPr>
      <w:bookmarkStart w:colFirst="0" w:colLast="0" w:name="_uimg6ah33nj" w:id="2"/>
      <w:bookmarkEnd w:id="2"/>
      <w:commentRangeStart w:id="0"/>
      <w:r w:rsidDel="00000000" w:rsidR="00000000" w:rsidRPr="00000000">
        <w:rPr>
          <w:rtl w:val="0"/>
        </w:rPr>
      </w:r>
    </w:p>
    <w:p w:rsidR="00000000" w:rsidDel="00000000" w:rsidP="00000000" w:rsidRDefault="00000000" w:rsidRPr="00000000" w14:paraId="0000000A">
      <w:pPr>
        <w:pStyle w:val="Subtitle"/>
        <w:spacing w:line="360" w:lineRule="auto"/>
        <w:jc w:val="center"/>
        <w:rPr>
          <w:rFonts w:ascii="Heebo" w:cs="Heebo" w:eastAsia="Heebo" w:hAnsi="Heebo"/>
        </w:rPr>
      </w:pPr>
      <w:bookmarkStart w:colFirst="0" w:colLast="0" w:name="_bitwzdxootc2" w:id="3"/>
      <w:bookmarkEnd w:id="3"/>
      <w:r w:rsidDel="00000000" w:rsidR="00000000" w:rsidRPr="00000000">
        <w:rPr>
          <w:rFonts w:ascii="Heebo" w:cs="Heebo" w:eastAsia="Heebo" w:hAnsi="Heebo"/>
          <w:rtl w:val="0"/>
        </w:rPr>
        <w:t xml:space="preserve">"Diseño de una intervención digital de fricción y consciencia para recuperar la decisión sobre el uso del smartphone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F">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2">
      <w:pPr>
        <w:rPr>
          <w:rFonts w:ascii="Heebo" w:cs="Heebo" w:eastAsia="Heebo" w:hAnsi="Heebo"/>
        </w:rPr>
      </w:pPr>
      <w:r w:rsidDel="00000000" w:rsidR="00000000" w:rsidRPr="00000000">
        <w:rPr>
          <w:rtl w:val="0"/>
        </w:rPr>
      </w:r>
    </w:p>
    <w:p w:rsidR="00000000" w:rsidDel="00000000" w:rsidP="00000000" w:rsidRDefault="00000000" w:rsidRPr="00000000" w14:paraId="00000013">
      <w:pPr>
        <w:rPr>
          <w:rFonts w:ascii="Heebo" w:cs="Heebo" w:eastAsia="Heebo" w:hAnsi="Heebo"/>
        </w:rPr>
      </w:pPr>
      <w:r w:rsidDel="00000000" w:rsidR="00000000" w:rsidRPr="00000000">
        <w:rPr>
          <w:rtl w:val="0"/>
        </w:rPr>
      </w:r>
    </w:p>
    <w:p w:rsidR="00000000" w:rsidDel="00000000" w:rsidP="00000000" w:rsidRDefault="00000000" w:rsidRPr="00000000" w14:paraId="00000014">
      <w:pPr>
        <w:rPr>
          <w:rFonts w:ascii="Heebo" w:cs="Heebo" w:eastAsia="Heebo" w:hAnsi="Heebo"/>
        </w:rPr>
      </w:pPr>
      <w:commentRangeStart w:id="1"/>
      <w:r w:rsidDel="00000000" w:rsidR="00000000" w:rsidRPr="00000000">
        <w:rPr>
          <w:rtl w:val="0"/>
        </w:rPr>
      </w:r>
    </w:p>
    <w:p w:rsidR="00000000" w:rsidDel="00000000" w:rsidP="00000000" w:rsidRDefault="00000000" w:rsidRPr="00000000" w14:paraId="00000015">
      <w:pPr>
        <w:jc w:val="right"/>
        <w:rPr>
          <w:rFonts w:ascii="Heebo" w:cs="Heebo" w:eastAsia="Heebo" w:hAnsi="Heebo"/>
        </w:rPr>
      </w:pPr>
      <w:r w:rsidDel="00000000" w:rsidR="00000000" w:rsidRPr="00000000">
        <w:rPr>
          <w:rFonts w:ascii="Heebo" w:cs="Heebo" w:eastAsia="Heebo" w:hAnsi="Heebo"/>
          <w:rtl w:val="0"/>
        </w:rPr>
        <w:t xml:space="preserve">Santiago|</w:t>
      </w:r>
    </w:p>
    <w:p w:rsidR="00000000" w:rsidDel="00000000" w:rsidP="00000000" w:rsidRDefault="00000000" w:rsidRPr="00000000" w14:paraId="00000016">
      <w:pPr>
        <w:jc w:val="right"/>
        <w:rPr>
          <w:rFonts w:ascii="Heebo" w:cs="Heebo" w:eastAsia="Heebo" w:hAnsi="Heebo"/>
        </w:rPr>
      </w:pPr>
      <w:r w:rsidDel="00000000" w:rsidR="00000000" w:rsidRPr="00000000">
        <w:rPr>
          <w:rFonts w:ascii="Heebo" w:cs="Heebo" w:eastAsia="Heebo" w:hAnsi="Heebo"/>
          <w:rtl w:val="0"/>
        </w:rPr>
        <w:t xml:space="preserve">Gaete|</w:t>
      </w:r>
    </w:p>
    <w:p w:rsidR="00000000" w:rsidDel="00000000" w:rsidP="00000000" w:rsidRDefault="00000000" w:rsidRPr="00000000" w14:paraId="00000017">
      <w:pPr>
        <w:jc w:val="right"/>
        <w:rPr>
          <w:rFonts w:ascii="Heebo" w:cs="Heebo" w:eastAsia="Heebo" w:hAnsi="Heebo"/>
        </w:rPr>
      </w:pPr>
      <w:r w:rsidDel="00000000" w:rsidR="00000000" w:rsidRPr="00000000">
        <w:rPr>
          <w:rFonts w:ascii="Heebo" w:cs="Heebo" w:eastAsia="Heebo" w:hAnsi="Heebo"/>
          <w:rtl w:val="0"/>
        </w:rPr>
        <w:t xml:space="preserve">Fernández|</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8">
      <w:pPr>
        <w:jc w:val="right"/>
        <w:rPr>
          <w:rFonts w:ascii="Heebo" w:cs="Heebo" w:eastAsia="Heebo" w:hAnsi="Heebo"/>
        </w:rPr>
      </w:pPr>
      <w:r w:rsidDel="00000000" w:rsidR="00000000" w:rsidRPr="00000000">
        <w:rPr>
          <w:rtl w:val="0"/>
        </w:rPr>
      </w:r>
    </w:p>
    <w:p w:rsidR="00000000" w:rsidDel="00000000" w:rsidP="00000000" w:rsidRDefault="00000000" w:rsidRPr="00000000" w14:paraId="00000019">
      <w:pPr>
        <w:jc w:val="right"/>
        <w:rPr>
          <w:rFonts w:ascii="Heebo" w:cs="Heebo" w:eastAsia="Heebo" w:hAnsi="Heebo"/>
        </w:rPr>
      </w:pPr>
      <w:r w:rsidDel="00000000" w:rsidR="00000000" w:rsidRPr="00000000">
        <w:rPr>
          <w:rFonts w:ascii="Heebo" w:cs="Heebo" w:eastAsia="Heebo" w:hAnsi="Heebo"/>
          <w:rtl w:val="0"/>
        </w:rPr>
        <w:t xml:space="preserve">Diseño Industrial</w:t>
      </w:r>
    </w:p>
    <w:p w:rsidR="00000000" w:rsidDel="00000000" w:rsidP="00000000" w:rsidRDefault="00000000" w:rsidRPr="00000000" w14:paraId="0000001A">
      <w:pPr>
        <w:jc w:val="right"/>
        <w:rPr>
          <w:rFonts w:ascii="Heebo" w:cs="Heebo" w:eastAsia="Heebo" w:hAnsi="Heebo"/>
          <w:b w:val="1"/>
          <w:bCs w:val="1"/>
        </w:rPr>
      </w:pPr>
      <w:r w:rsidDel="00000000" w:rsidR="00000000" w:rsidRPr="00000000">
        <w:rPr>
          <w:rFonts w:ascii="Heebo" w:cs="Heebo" w:eastAsia="Heebo" w:hAnsi="Heebo"/>
          <w:b w:val="1"/>
          <w:bCs w:val="1"/>
          <w:rtl w:val="0"/>
        </w:rPr>
        <w:t xml:space="preserve">2026-06-17</w:t>
      </w:r>
    </w:p>
    <w:p w:rsidR="00000000" w:rsidDel="00000000" w:rsidP="00000000" w:rsidRDefault="00000000" w:rsidRPr="00000000" w14:paraId="0000001B">
      <w:pPr>
        <w:pStyle w:val="Heading1"/>
        <w:spacing w:line="360" w:lineRule="auto"/>
        <w:rPr/>
      </w:pPr>
      <w:bookmarkStart w:colFirst="0" w:colLast="0" w:name="_7unfick8bj6m" w:id="4"/>
      <w:bookmarkEnd w:id="4"/>
      <w:r w:rsidDel="00000000" w:rsidR="00000000" w:rsidRPr="00000000">
        <w:rPr>
          <w:rtl w:val="0"/>
        </w:rPr>
        <w:t xml:space="preserve">Índice</w:t>
      </w:r>
    </w:p>
    <w:sdt>
      <w:sdtPr>
        <w:id w:val="-1873251825"/>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e2943uz1syzv">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1. Preliminares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f12s3uibeg">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1.1. Abstract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zueqbw32zu">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1.2. Agradecimientos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ljghvomj71">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1.3. Motivación Personal</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7s3351f67bo">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p2whpbiy63">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2.1 Introducción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gw4gw1fx1p">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2.2 Biología Humana: Mecanismos de supervivencia en un entorno para el que no evolucionamos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ay2kc83yr8">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2.3 Diseño de interfaces: Los límites de la fricción y la usabilidad.</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47ym7b3lqx">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2.4 Economía de la Atención: Retención del usuario como modelo de negocio</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9sfru8imoi">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2.5 Conclusión</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13tbemqkei">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3. Planteamiento de la Problemática</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h4m8k61i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Datos del Problema</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9zcztduoc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Aristas del Problema</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2kjo710s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Oportunidad de Diseño</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hx6skfv86l">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4. Formulación de Proyecto</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ntiszo1gye5">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4.1 Hipótesis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jfang66lj5">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 Objetivos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cb3v5wp8fr">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4.2.1 Objetivo General</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5xremd90wi">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4.2.2 Objetivos específicos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ostmo7wpvd">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4.3. Mapa de Actores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0wo1qr0vp2">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 Definición de Proyectos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0apu557jhc">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4.4.1. ¿Qué?</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zvoxn8s5vz">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4.4.2. ¿Por qué?</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b5m6hwmgmj7">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4.4.3. ¿Cómo?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y2eemewcuqn">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4.4.4. ¿Dónde y Cuándo?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zzdb75duyo">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4.5. Metodología y Plan de Trabajo</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8y4qmmpxc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1: Investigación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2qlrvvttsk">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Etapa 2: Prototipado</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te01z575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3: Validación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9p2dujuvea">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5. Propuesta Proyectual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ptuwlhpa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Abanico de Posibilidades</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slfofmku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Descripción de la Intervención</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79q71c35g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Escenario de Uso</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kkjewqfj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Medición de Impacto</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vg8w4zl8h9">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6. 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numPr>
          <w:ilvl w:val="0"/>
          <w:numId w:val="2"/>
        </w:numPr>
        <w:spacing w:line="360" w:lineRule="auto"/>
        <w:ind w:left="720" w:hanging="360"/>
        <w:rPr>
          <w:rFonts w:ascii="Heebo" w:cs="Heebo" w:eastAsia="Heebo" w:hAnsi="Heebo"/>
          <w:sz w:val="40"/>
          <w:szCs w:val="40"/>
        </w:rPr>
      </w:pPr>
      <w:bookmarkStart w:colFirst="0" w:colLast="0" w:name="_e2943uz1syzv" w:id="5"/>
      <w:bookmarkEnd w:id="5"/>
      <w:r w:rsidDel="00000000" w:rsidR="00000000" w:rsidRPr="00000000">
        <w:rPr>
          <w:rtl w:val="0"/>
        </w:rPr>
        <w:t xml:space="preserve">Preliminares</w:t>
      </w:r>
      <w:r w:rsidDel="00000000" w:rsidR="00000000" w:rsidRPr="00000000">
        <w:rPr>
          <w:rtl w:val="0"/>
        </w:rPr>
      </w:r>
    </w:p>
    <w:p w:rsidR="00000000" w:rsidDel="00000000" w:rsidP="00000000" w:rsidRDefault="00000000" w:rsidRPr="00000000" w14:paraId="00000040">
      <w:pPr>
        <w:pStyle w:val="Heading2"/>
        <w:rPr/>
      </w:pPr>
      <w:bookmarkStart w:colFirst="0" w:colLast="0" w:name="_s3f12s3uibeg" w:id="6"/>
      <w:bookmarkEnd w:id="6"/>
      <w:r w:rsidDel="00000000" w:rsidR="00000000" w:rsidRPr="00000000">
        <w:rPr>
          <w:rtl w:val="0"/>
        </w:rPr>
        <w:t xml:space="preserve">1.1. Abstract</w:t>
      </w:r>
    </w:p>
    <w:p w:rsidR="00000000" w:rsidDel="00000000" w:rsidP="00000000" w:rsidRDefault="00000000" w:rsidRPr="00000000" w14:paraId="00000041">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2">
      <w:pPr>
        <w:pStyle w:val="Heading2"/>
        <w:rPr/>
      </w:pPr>
      <w:bookmarkStart w:colFirst="0" w:colLast="0" w:name="_xzzueqbw32zu" w:id="7"/>
      <w:bookmarkEnd w:id="7"/>
      <w:r w:rsidDel="00000000" w:rsidR="00000000" w:rsidRPr="00000000">
        <w:rPr>
          <w:rtl w:val="0"/>
        </w:rPr>
        <w:t xml:space="preserve">1.2. Agradecimientos</w:t>
      </w:r>
    </w:p>
    <w:p w:rsidR="00000000" w:rsidDel="00000000" w:rsidP="00000000" w:rsidRDefault="00000000" w:rsidRPr="00000000" w14:paraId="00000043">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4">
      <w:pPr>
        <w:rPr>
          <w:rFonts w:ascii="Heebo" w:cs="Heebo" w:eastAsia="Heebo" w:hAnsi="Heebo"/>
        </w:rPr>
      </w:pPr>
      <w:r w:rsidDel="00000000" w:rsidR="00000000" w:rsidRPr="00000000">
        <w:rPr>
          <w:rtl w:val="0"/>
        </w:rPr>
      </w:r>
    </w:p>
    <w:p w:rsidR="00000000" w:rsidDel="00000000" w:rsidP="00000000" w:rsidRDefault="00000000" w:rsidRPr="00000000" w14:paraId="00000045">
      <w:pPr>
        <w:pStyle w:val="Heading2"/>
        <w:spacing w:after="0" w:before="0" w:line="360" w:lineRule="auto"/>
        <w:rPr/>
      </w:pPr>
      <w:bookmarkStart w:colFirst="0" w:colLast="0" w:name="_tdljghvomj71" w:id="8"/>
      <w:bookmarkEnd w:id="8"/>
      <w:r w:rsidDel="00000000" w:rsidR="00000000" w:rsidRPr="00000000">
        <w:rPr>
          <w:rtl w:val="0"/>
        </w:rPr>
        <w:t xml:space="preserve">1.3. Motivación Personal</w:t>
      </w:r>
    </w:p>
    <w:p w:rsidR="00000000" w:rsidDel="00000000" w:rsidP="00000000" w:rsidRDefault="00000000" w:rsidRPr="00000000" w14:paraId="0000004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Durante la pandemia de 2020, mi tiempo libre aumentó drásticamente. Pasé de usar el celular en los recreos y un par de horas tras las clases, a tener jornadas casi completas disponibles. Al principio intenté sostener mis pasatiempos, pero inevitablemente llegó el punto en que me quedé sin cosas que hacer, y mi tiempo de pantalla empezó a crecer.</w:t>
      </w:r>
    </w:p>
    <w:p w:rsidR="00000000" w:rsidDel="00000000" w:rsidP="00000000" w:rsidRDefault="00000000" w:rsidRPr="00000000" w14:paraId="0000004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Fue entonces cuando noté algo: al detener una sesión de scroll en TikTok, Instagram o YouTube, sentía un desagrado que solo se calmaba volviendo a </w:t>
      </w:r>
      <w:r w:rsidDel="00000000" w:rsidR="00000000" w:rsidRPr="00000000">
        <w:rPr>
          <w:rFonts w:ascii="Heebo" w:cs="Heebo" w:eastAsia="Heebo" w:hAnsi="Heebo"/>
          <w:i w:val="1"/>
          <w:iCs w:val="1"/>
          <w:sz w:val="20"/>
          <w:szCs w:val="20"/>
          <w:rtl w:val="0"/>
        </w:rPr>
        <w:t xml:space="preserve">scrollear</w:t>
      </w:r>
      <w:r w:rsidDel="00000000" w:rsidR="00000000" w:rsidRPr="00000000">
        <w:rPr>
          <w:rFonts w:ascii="Heebo" w:cs="Heebo" w:eastAsia="Heebo" w:hAnsi="Heebo"/>
          <w:sz w:val="20"/>
          <w:szCs w:val="20"/>
          <w:rtl w:val="0"/>
        </w:rPr>
        <w:t xml:space="preserve">. "Muy similar a una adicción", pensé. Ese</w:t>
      </w:r>
      <w:r w:rsidDel="00000000" w:rsidR="00000000" w:rsidRPr="00000000">
        <w:rPr>
          <w:rFonts w:ascii="Heebo" w:cs="Heebo" w:eastAsia="Heebo" w:hAnsi="Heebo"/>
          <w:i w:val="1"/>
          <w:iCs w:val="1"/>
          <w:sz w:val="20"/>
          <w:szCs w:val="20"/>
          <w:rtl w:val="0"/>
        </w:rPr>
        <w:t xml:space="preserve"> insight </w:t>
      </w:r>
      <w:r w:rsidDel="00000000" w:rsidR="00000000" w:rsidRPr="00000000">
        <w:rPr>
          <w:rFonts w:ascii="Heebo" w:cs="Heebo" w:eastAsia="Heebo" w:hAnsi="Heebo"/>
          <w:sz w:val="20"/>
          <w:szCs w:val="20"/>
          <w:rtl w:val="0"/>
        </w:rPr>
        <w:t xml:space="preserve">abrió las preguntas que sostienen este proyecto: ¿qué hace a estas plataformas tan enganchantes?, ¿por qué las diseñan para serlo?</w:t>
      </w:r>
    </w:p>
    <w:p w:rsidR="00000000" w:rsidDel="00000000" w:rsidP="00000000" w:rsidRDefault="00000000" w:rsidRPr="00000000" w14:paraId="0000004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Inicié entonces un proceso —que aún vivo— de poner límites a mi uso: pantalla en blanco y negro, apps de bloqueo, mascotas virtuales que recompensan el desuso, desinstalar las aplicaciones que percibía como más “absorbentes”. Cada estrategia que probé funcionó entre dos días y un mes, pero mi tiempo de pantalla siempre terminaba regresando a los números con los que comencé el proceso. Mi intención de reducirlo nunca disminuyó; simplemente, los mecanismos utilizados por las aplicaciones eran lo bastante efectivos como para doblegar mi voluntad.</w:t>
      </w:r>
    </w:p>
    <w:p w:rsidR="00000000" w:rsidDel="00000000" w:rsidP="00000000" w:rsidRDefault="00000000" w:rsidRPr="00000000" w14:paraId="0000004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Ese proceso me llevó a la conclusión que terminó por definir este proyecto: el problema no es una falta de voluntad individual, sino un diseño que vulnera activamente nuestra capacidad de decisión consciente. De esa comprensión nace la necesidad de apartarse del celular, para construir una relación más amable con la tecnología.</w:t>
      </w:r>
    </w:p>
    <w:p w:rsidR="00000000" w:rsidDel="00000000" w:rsidP="00000000" w:rsidRDefault="00000000" w:rsidRPr="00000000" w14:paraId="0000004A">
      <w:pPr>
        <w:spacing w:line="360" w:lineRule="auto"/>
        <w:rPr>
          <w:rFonts w:ascii="Heebo" w:cs="Heebo" w:eastAsia="Heebo" w:hAnsi="Heebo"/>
          <w:sz w:val="20"/>
          <w:szCs w:val="20"/>
        </w:rPr>
      </w:pPr>
      <w:commentRangeStart w:id="2"/>
      <w:r w:rsidDel="00000000" w:rsidR="00000000" w:rsidRPr="00000000">
        <w:rPr>
          <w:rFonts w:ascii="Heebo" w:cs="Heebo" w:eastAsia="Heebo" w:hAnsi="Heebo"/>
          <w:sz w:val="20"/>
          <w:szCs w:val="20"/>
          <w:rtl w:val="0"/>
        </w:rPr>
        <w:t xml:space="preserve">El smartphone se plantea como una herramienta multifacética capaz de cumplir cientos de tareas según el contexto del usuario. Por un lado, nos da acceso a prácticamente toda la información acumulada por la humanidad; por otro, nos entrega contenido lo suficientemente estimulante como para alejarnos de nuestros propios pensamientos mientras el cerebro se desborda con un </w:t>
      </w:r>
      <w:r w:rsidDel="00000000" w:rsidR="00000000" w:rsidRPr="00000000">
        <w:rPr>
          <w:rFonts w:ascii="Heebo" w:cs="Heebo" w:eastAsia="Heebo" w:hAnsi="Heebo"/>
          <w:i w:val="1"/>
          <w:iCs w:val="1"/>
          <w:sz w:val="20"/>
          <w:szCs w:val="20"/>
          <w:rtl w:val="0"/>
        </w:rPr>
        <w:t xml:space="preserve">reel</w:t>
      </w:r>
      <w:r w:rsidDel="00000000" w:rsidR="00000000" w:rsidRPr="00000000">
        <w:rPr>
          <w:rFonts w:ascii="Heebo" w:cs="Heebo" w:eastAsia="Heebo" w:hAnsi="Heebo"/>
          <w:sz w:val="20"/>
          <w:szCs w:val="20"/>
          <w:rtl w:val="0"/>
        </w:rPr>
        <w:t xml:space="preserve">. Es, a la vez, la herramienta que nos acerca a todo el conocimiento y la que nos mantiene al margen de él.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B">
      <w:pPr>
        <w:pStyle w:val="Heading1"/>
        <w:numPr>
          <w:ilvl w:val="0"/>
          <w:numId w:val="2"/>
        </w:numPr>
        <w:ind w:left="720" w:hanging="360"/>
        <w:rPr>
          <w:rFonts w:ascii="Heebo" w:cs="Heebo" w:eastAsia="Heebo" w:hAnsi="Heebo"/>
          <w:sz w:val="40"/>
          <w:szCs w:val="40"/>
        </w:rPr>
      </w:pPr>
      <w:bookmarkStart w:colFirst="0" w:colLast="0" w:name="_e7s3351f67bo" w:id="9"/>
      <w:bookmarkEnd w:id="9"/>
      <w:r w:rsidDel="00000000" w:rsidR="00000000" w:rsidRPr="00000000">
        <w:rPr>
          <w:rtl w:val="0"/>
        </w:rPr>
        <w:t xml:space="preserve">Marco Teórico</w:t>
      </w:r>
      <w:r w:rsidDel="00000000" w:rsidR="00000000" w:rsidRPr="00000000">
        <w:rPr>
          <w:rtl w:val="0"/>
        </w:rPr>
      </w:r>
    </w:p>
    <w:p w:rsidR="00000000" w:rsidDel="00000000" w:rsidP="00000000" w:rsidRDefault="00000000" w:rsidRPr="00000000" w14:paraId="0000004C">
      <w:pPr>
        <w:pStyle w:val="Heading2"/>
        <w:rPr/>
      </w:pPr>
      <w:bookmarkStart w:colFirst="0" w:colLast="0" w:name="_1zp2whpbiy63" w:id="10"/>
      <w:bookmarkEnd w:id="10"/>
      <w:r w:rsidDel="00000000" w:rsidR="00000000" w:rsidRPr="00000000">
        <w:rPr>
          <w:rtl w:val="0"/>
        </w:rPr>
        <w:t xml:space="preserve">2.1 Introducción</w:t>
      </w:r>
    </w:p>
    <w:p w:rsidR="00000000" w:rsidDel="00000000" w:rsidP="00000000" w:rsidRDefault="00000000" w:rsidRPr="00000000" w14:paraId="0000004D">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Históricamente, las herramientas tecnológicas fueron concebidas como extensiones de las capacidades humanas, orientadas a resolver tareas bajo el control </w:t>
      </w:r>
      <w:commentRangeStart w:id="3"/>
      <w:r w:rsidDel="00000000" w:rsidR="00000000" w:rsidRPr="00000000">
        <w:rPr>
          <w:rFonts w:ascii="Heebo" w:cs="Heebo" w:eastAsia="Heebo" w:hAnsi="Heebo"/>
          <w:sz w:val="20"/>
          <w:szCs w:val="20"/>
          <w:rtl w:val="0"/>
        </w:rPr>
        <w:t xml:space="preserve">consciente del usuario</w:t>
      </w:r>
      <w:commentRangeEnd w:id="3"/>
      <w:r w:rsidDel="00000000" w:rsidR="00000000" w:rsidRPr="00000000">
        <w:commentReference w:id="3"/>
      </w:r>
      <w:r w:rsidDel="00000000" w:rsidR="00000000" w:rsidRPr="00000000">
        <w:rPr>
          <w:rFonts w:ascii="Heebo" w:cs="Heebo" w:eastAsia="Heebo" w:hAnsi="Heebo"/>
          <w:sz w:val="20"/>
          <w:szCs w:val="20"/>
          <w:rtl w:val="0"/>
        </w:rPr>
        <w:t xml:space="preserve">. El paradigma actual ha invertido esa relación, las plataformas digitales no operan como canales pasivos de información, sino como sistemas activos de modificación conductual diseñados para capturar, retener y monetizar el tiempo de quienes dedican su tiempo a él. Este fenómeno responde a una arquitectura planteada de</w:t>
      </w:r>
      <w:commentRangeStart w:id="4"/>
      <w:r w:rsidDel="00000000" w:rsidR="00000000" w:rsidRPr="00000000">
        <w:rPr>
          <w:rFonts w:ascii="Heebo" w:cs="Heebo" w:eastAsia="Heebo" w:hAnsi="Heebo"/>
          <w:sz w:val="20"/>
          <w:szCs w:val="20"/>
          <w:rtl w:val="0"/>
        </w:rPr>
        <w:t xml:space="preserve"> base en tres niveles</w:t>
      </w:r>
      <w:commentRangeEnd w:id="4"/>
      <w:r w:rsidDel="00000000" w:rsidR="00000000" w:rsidRPr="00000000">
        <w:commentReference w:id="4"/>
      </w:r>
      <w:r w:rsidDel="00000000" w:rsidR="00000000" w:rsidRPr="00000000">
        <w:rPr>
          <w:rFonts w:ascii="Heebo" w:cs="Heebo" w:eastAsia="Heebo" w:hAnsi="Heebo"/>
          <w:sz w:val="20"/>
          <w:szCs w:val="20"/>
          <w:rtl w:val="0"/>
        </w:rPr>
        <w:t xml:space="preserve">. En el plano económico, la atención se ha convertido en un recurso escaso y de alto valor extractivo. Para explotarlo, el diseño de interfaces (UX/UI) actúa como el ejecutor capaz de incidir en los usuarios, reduciendo deliberadamente la fricción y desactivando los mecanismos de control reflexivo. Su eficacia radica en su capacidad de acoplarse y acomodarse a los vacíos del cerebro, explotando mecanismos de optimización energética y recompensa dopaminérgica moldeados para la supervivencia. Este marco teórico aborda esos tres niveles, hilados en torno a una lógica autoexplicativa: </w:t>
      </w:r>
      <w:r w:rsidDel="00000000" w:rsidR="00000000" w:rsidRPr="00000000">
        <w:rPr>
          <w:rFonts w:ascii="Heebo" w:cs="Heebo" w:eastAsia="Heebo" w:hAnsi="Heebo"/>
          <w:i w:val="1"/>
          <w:iCs w:val="1"/>
          <w:sz w:val="20"/>
          <w:szCs w:val="20"/>
          <w:rtl w:val="0"/>
        </w:rPr>
        <w:t xml:space="preserve">qué </w:t>
      </w:r>
      <w:r w:rsidDel="00000000" w:rsidR="00000000" w:rsidRPr="00000000">
        <w:rPr>
          <w:rFonts w:ascii="Heebo" w:cs="Heebo" w:eastAsia="Heebo" w:hAnsi="Heebo"/>
          <w:sz w:val="20"/>
          <w:szCs w:val="20"/>
          <w:rtl w:val="0"/>
        </w:rPr>
        <w:t xml:space="preserve">es lo que se está explotando (ámbito de la biología humana), </w:t>
      </w:r>
      <w:r w:rsidDel="00000000" w:rsidR="00000000" w:rsidRPr="00000000">
        <w:rPr>
          <w:rFonts w:ascii="Heebo" w:cs="Heebo" w:eastAsia="Heebo" w:hAnsi="Heebo"/>
          <w:i w:val="1"/>
          <w:iCs w:val="1"/>
          <w:sz w:val="20"/>
          <w:szCs w:val="20"/>
          <w:rtl w:val="0"/>
        </w:rPr>
        <w:t xml:space="preserve">cómo </w:t>
      </w:r>
      <w:r w:rsidDel="00000000" w:rsidR="00000000" w:rsidRPr="00000000">
        <w:rPr>
          <w:rFonts w:ascii="Heebo" w:cs="Heebo" w:eastAsia="Heebo" w:hAnsi="Heebo"/>
          <w:sz w:val="20"/>
          <w:szCs w:val="20"/>
          <w:rtl w:val="0"/>
        </w:rPr>
        <w:t xml:space="preserve">es explotado(ámbito de diseño de interfaces) y finalmente,</w:t>
      </w:r>
      <w:r w:rsidDel="00000000" w:rsidR="00000000" w:rsidRPr="00000000">
        <w:rPr>
          <w:rFonts w:ascii="Heebo" w:cs="Heebo" w:eastAsia="Heebo" w:hAnsi="Heebo"/>
          <w:i w:val="1"/>
          <w:iCs w:val="1"/>
          <w:sz w:val="20"/>
          <w:szCs w:val="20"/>
          <w:rtl w:val="0"/>
        </w:rPr>
        <w:t xml:space="preserve"> por qué </w:t>
      </w:r>
      <w:r w:rsidDel="00000000" w:rsidR="00000000" w:rsidRPr="00000000">
        <w:rPr>
          <w:rFonts w:ascii="Heebo" w:cs="Heebo" w:eastAsia="Heebo" w:hAnsi="Heebo"/>
          <w:sz w:val="20"/>
          <w:szCs w:val="20"/>
          <w:rtl w:val="0"/>
        </w:rPr>
        <w:t xml:space="preserve">existe interés en explotarlo(ámbito de la economía de la atención)</w:t>
      </w:r>
    </w:p>
    <w:p w:rsidR="00000000" w:rsidDel="00000000" w:rsidP="00000000" w:rsidRDefault="00000000" w:rsidRPr="00000000" w14:paraId="0000004E">
      <w:pPr>
        <w:pStyle w:val="Heading2"/>
        <w:spacing w:line="360" w:lineRule="auto"/>
        <w:rPr/>
      </w:pPr>
      <w:bookmarkStart w:colFirst="0" w:colLast="0" w:name="_rqgw4gw1fx1p" w:id="11"/>
      <w:bookmarkEnd w:id="11"/>
      <w:r w:rsidDel="00000000" w:rsidR="00000000" w:rsidRPr="00000000">
        <w:rPr>
          <w:rtl w:val="0"/>
        </w:rPr>
        <w:t xml:space="preserve">2.2 Biología Humana: Mecanismos de supervivencia en un entorno para el que no evolucionamos </w:t>
      </w:r>
    </w:p>
    <w:p w:rsidR="00000000" w:rsidDel="00000000" w:rsidP="00000000" w:rsidRDefault="00000000" w:rsidRPr="00000000" w14:paraId="0000004F">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investigaciones neurocientíficas contemporáneas muestran que el cerebro humano tiene una manera no arbitraria de definir hacia donde es asignada la energía. El cerebro evalúa constantemente si el eventual beneficio de realizar una tarea justifica el esfuerzo demandado. A este mecanismo se le llama </w:t>
      </w:r>
      <w:r w:rsidDel="00000000" w:rsidR="00000000" w:rsidRPr="00000000">
        <w:rPr>
          <w:rFonts w:ascii="Heebo" w:cs="Heebo" w:eastAsia="Heebo" w:hAnsi="Heebo"/>
          <w:i w:val="1"/>
          <w:iCs w:val="1"/>
          <w:sz w:val="20"/>
          <w:szCs w:val="20"/>
          <w:rtl w:val="0"/>
        </w:rPr>
        <w:t xml:space="preserve">evaluación del gasto cognitivo</w:t>
      </w:r>
      <w:ins w:author="MANUEL GALLARDO" w:id="0" w:date="2026-06-23T21:30:32Z">
        <w:r w:rsidDel="00000000" w:rsidR="00000000" w:rsidRPr="00000000">
          <w:rPr>
            <w:rFonts w:ascii="Heebo" w:cs="Heebo" w:eastAsia="Heebo" w:hAnsi="Heebo"/>
            <w:i w:val="1"/>
            <w:iCs w:val="1"/>
            <w:sz w:val="20"/>
            <w:szCs w:val="20"/>
            <w:rtl w:val="0"/>
          </w:rPr>
          <w:t xml:space="preserve"> </w:t>
        </w:r>
      </w:ins>
      <w:r w:rsidDel="00000000" w:rsidR="00000000" w:rsidRPr="00000000">
        <w:rPr>
          <w:rFonts w:ascii="Heebo" w:cs="Heebo" w:eastAsia="Heebo" w:hAnsi="Heebo"/>
          <w:sz w:val="20"/>
          <w:szCs w:val="20"/>
          <w:rtl w:val="0"/>
        </w:rPr>
        <w:t xml:space="preserve">(Shenhav, 2013). Según lo afirmado por Fiorillo, el flujo de este mecanismo evidencia que el cerebro no se ve “activado” ante el estímulo en sí, más bien anticipa este para poder evaluar si vale la pena (2003). </w:t>
      </w:r>
    </w:p>
    <w:p w:rsidR="00000000" w:rsidDel="00000000" w:rsidP="00000000" w:rsidRDefault="00000000" w:rsidRPr="00000000" w14:paraId="00000050">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Esto sucede porque el organismo humano opera bajo un concepto de optimización energética. Durante gran parte de la historia </w:t>
      </w:r>
      <w:commentRangeStart w:id="5"/>
      <w:r w:rsidDel="00000000" w:rsidR="00000000" w:rsidRPr="00000000">
        <w:rPr>
          <w:rFonts w:ascii="Heebo" w:cs="Heebo" w:eastAsia="Heebo" w:hAnsi="Heebo"/>
          <w:sz w:val="20"/>
          <w:szCs w:val="20"/>
          <w:rtl w:val="0"/>
        </w:rPr>
        <w:t xml:space="preserve">(se estima que hasta hace 10.000 años, </w:t>
      </w:r>
      <w:commentRangeEnd w:id="5"/>
      <w:r w:rsidDel="00000000" w:rsidR="00000000" w:rsidRPr="00000000">
        <w:commentReference w:id="5"/>
      </w:r>
      <w:r w:rsidDel="00000000" w:rsidR="00000000" w:rsidRPr="00000000">
        <w:rPr>
          <w:rFonts w:ascii="Heebo" w:cs="Heebo" w:eastAsia="Heebo" w:hAnsi="Heebo"/>
          <w:sz w:val="20"/>
          <w:szCs w:val="20"/>
          <w:rtl w:val="0"/>
        </w:rPr>
        <w:t xml:space="preserve">cuando emerge la revolución neolítica y la sociedad comenzaron a sedentarizarse [Diamond, 1997]) la especie humana subsistió en entornos de escasez donde la supervivencia era una tarea que requería de gran habilidad. Invertir energía en una acción, sólo tenía sentido si la recompensa obtenida supera el gasto requerido. Este principio de </w:t>
      </w:r>
      <w:r w:rsidDel="00000000" w:rsidR="00000000" w:rsidRPr="00000000">
        <w:rPr>
          <w:rFonts w:ascii="Heebo" w:cs="Heebo" w:eastAsia="Heebo" w:hAnsi="Heebo"/>
          <w:i w:val="1"/>
          <w:iCs w:val="1"/>
          <w:sz w:val="20"/>
          <w:szCs w:val="20"/>
          <w:rtl w:val="0"/>
        </w:rPr>
        <w:t xml:space="preserve">eficiencia metabólica</w:t>
      </w:r>
      <w:r w:rsidDel="00000000" w:rsidR="00000000" w:rsidRPr="00000000">
        <w:rPr>
          <w:rFonts w:ascii="Heebo" w:cs="Heebo" w:eastAsia="Heebo" w:hAnsi="Heebo"/>
          <w:sz w:val="20"/>
          <w:szCs w:val="20"/>
          <w:rtl w:val="0"/>
        </w:rPr>
        <w:t xml:space="preserve">, tiene un rol muy importante en el surgimiento y permanencia de la especie. Constituyó la base de la supervivencia en condiciones de recursos escasos y ambientes hostiles(Shenhav et al., 2013). El cerebro tiene por tanto la capacidad de discriminar aquellas tareas que vale la pena realizar, o aquellos estímulos a los que vale la pena responder.</w:t>
      </w:r>
    </w:p>
    <w:p w:rsidR="00000000" w:rsidDel="00000000" w:rsidP="00000000" w:rsidRDefault="00000000" w:rsidRPr="00000000" w14:paraId="00000051">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su parte, la dopamina es el neurotransmisor que brinda la motivación para realizar las tareas. Esta opera com</w:t>
      </w:r>
      <w:commentRangeStart w:id="6"/>
      <w:r w:rsidDel="00000000" w:rsidR="00000000" w:rsidRPr="00000000">
        <w:rPr>
          <w:rFonts w:ascii="Heebo" w:cs="Heebo" w:eastAsia="Heebo" w:hAnsi="Heebo"/>
          <w:sz w:val="20"/>
          <w:szCs w:val="20"/>
          <w:rtl w:val="0"/>
        </w:rPr>
        <w:t xml:space="preserve">o un con el </w:t>
      </w:r>
      <w:commentRangeEnd w:id="6"/>
      <w:r w:rsidDel="00000000" w:rsidR="00000000" w:rsidRPr="00000000">
        <w:commentReference w:id="6"/>
      </w:r>
      <w:r w:rsidDel="00000000" w:rsidR="00000000" w:rsidRPr="00000000">
        <w:rPr>
          <w:rFonts w:ascii="Heebo" w:cs="Heebo" w:eastAsia="Heebo" w:hAnsi="Heebo"/>
          <w:sz w:val="20"/>
          <w:szCs w:val="20"/>
          <w:rtl w:val="0"/>
        </w:rPr>
        <w:t xml:space="preserve">propósito de motivar y prolongar en el tiempo conductas que promuevan la supervivencia de la especie (Berridge, 2015), como la ingesta de calorías o la búsqueda de pareja. Las neuronas dopaminérgicas intentan predecir una recompensa, y son liberadas ante la anticipación de esta. La dopamina entonces, funciona como un mecanismo biológico para dos funciones principales: en primer lugar, la ya mencionada toma de decisiones “económicas”, y en segundo lugar, el aprendizaje (Schultz, 1997).</w:t>
      </w:r>
    </w:p>
    <w:p w:rsidR="00000000" w:rsidDel="00000000" w:rsidP="00000000" w:rsidRDefault="00000000" w:rsidRPr="00000000" w14:paraId="00000052">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sistema neurobiológico de optimización energética y toma de decisiones económicas, propio de la naturaleza animal, cumple una función muy importante en entornos naturales, donde las fuentes de recompensa son tangibles y limitadas, pues, maximizan la posibilidad de supervivencia. Sin embargo, en contextos artificiales y no autorregulados, cuando el cerebro es sobre-estimulado, con su lógica del “menor gasto cognitivo”  se enfrenta a una decisión clara: es preferible disponer su atención a una actividad de recompensas que suponen bajo gasto energético antes que una actividad que me brinda una recompensa con algo de gasto energético. Si una interfaz digital ofrece un flujo constante de recompensas, tales como información novedosa, reconocimiento social o entretenimiento instantáneo a cambio del costo físico y cognitivo que requiere el mover un dedo de abajo hacia arriba, la opción preferible, se vuelve evidente: </w:t>
      </w:r>
      <w:r w:rsidDel="00000000" w:rsidR="00000000" w:rsidRPr="00000000">
        <w:rPr>
          <w:rFonts w:ascii="Heebo" w:cs="Heebo" w:eastAsia="Heebo" w:hAnsi="Heebo"/>
          <w:b w:val="1"/>
          <w:bCs w:val="1"/>
          <w:sz w:val="20"/>
          <w:szCs w:val="20"/>
          <w:rtl w:val="0"/>
        </w:rPr>
        <w:t xml:space="preserve">el consumo</w:t>
      </w:r>
      <w:r w:rsidDel="00000000" w:rsidR="00000000" w:rsidRPr="00000000">
        <w:rPr>
          <w:rFonts w:ascii="Heebo" w:cs="Heebo" w:eastAsia="Heebo" w:hAnsi="Heebo"/>
          <w:sz w:val="20"/>
          <w:szCs w:val="20"/>
          <w:rtl w:val="0"/>
        </w:rPr>
        <w:t xml:space="preserve">. La corteza prefrontal evalúa que la relación costo/beneficio es masivamente favorable en términos de gratificación inmediata, lo que desencadena una atención prioritaria hacia la pantalla. A costa de otras actividades o conductas que requieren un mayor gasto energético. </w:t>
      </w:r>
    </w:p>
    <w:p w:rsidR="00000000" w:rsidDel="00000000" w:rsidP="00000000" w:rsidRDefault="00000000" w:rsidRPr="00000000" w14:paraId="0000005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Otro de los mecanismos psicológicos que ha sido sujeto de estudio en investigaciones de la conducta, es el </w:t>
      </w:r>
      <w:r w:rsidDel="00000000" w:rsidR="00000000" w:rsidRPr="00000000">
        <w:rPr>
          <w:rFonts w:ascii="Heebo" w:cs="Heebo" w:eastAsia="Heebo" w:hAnsi="Heebo"/>
          <w:i w:val="1"/>
          <w:iCs w:val="1"/>
          <w:sz w:val="20"/>
          <w:szCs w:val="20"/>
          <w:rtl w:val="0"/>
        </w:rPr>
        <w:t xml:space="preserve">refuerzo variable</w:t>
      </w:r>
      <w:r w:rsidDel="00000000" w:rsidR="00000000" w:rsidRPr="00000000">
        <w:rPr>
          <w:rFonts w:ascii="Heebo" w:cs="Heebo" w:eastAsia="Heebo" w:hAnsi="Heebo"/>
          <w:sz w:val="20"/>
          <w:szCs w:val="20"/>
          <w:rtl w:val="0"/>
        </w:rPr>
        <w:t xml:space="preserve">. Un mecanismo de condicionamiento conductual que altera la dinámica normal de los sistemas de recompensa (Berridge, 1998). En términos evolutivos, este mecanismo existe como una motivación ante la incertidumbre en la obtención de recursos. El éxito de la caza, la estacionalidad de los frutos o la presencia de depredadores, todo ello estaba ligado a factores ambientales incontrolables. El cerebro desarrolló la manera de traducir esta incertidumbre, no como una señal de parada, sino como un incentivo por la búsqueda y continuación(Schultz, 1997). Esto con la consecuencia de que ante la falta de recompensas, no se abandone la tarea, y que se siga intentando. Las investigaciones contemporáneas en neurobiología demuestran que los picos más elevados de liberación de dopamina ocurre precisamente cuando la probabilidad de obtener una recompensa es del cincuenta por ciento, es decir, cuando el resultado es completamente impredecible (Fiorillo, Tobler &amp; Schultz, 2003).</w:t>
      </w:r>
    </w:p>
    <w:p w:rsidR="00000000" w:rsidDel="00000000" w:rsidP="00000000" w:rsidRDefault="00000000" w:rsidRPr="00000000" w14:paraId="0000005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patrón es replicado por las plataformas digitales. Generan algoritmos con contenido que sistemáticamente genera incertidumbre en quienes lo usan. Esto se puede presenciar de manera evidente en las notificaciones, scroll vertical, stories o incluso en señales visuales como los indicadores encima de los iconos de las aplicaciones. Al deslizar la pantalla para actualizar un flujo de contenido, el usuario nunca sabe con certeza qué encontrará: puede ser algo irrelevante, o un estímulo altamente gratificante. Este tipo de recompensa, sostenida en el tiempo, entorpece los mecanismos naturales de saciedad biológica, este concepto conecta con lo planteado por Skinner en la teoría del conductismo (1957). En lugar de experimentar una disminución en la motivación tras el consumo de un estímulo, el sistema dopaminérgico se mantiene en un estado permanente de anticipación. La falta de previsibilidad transforma la interacción casual en una conducta compulsiva, donde el individuo se ve motivado biológicamente a continuar con la experiencia ante la falsa promesa de que la próxima interacción brinde la recompensa esperada.</w:t>
      </w:r>
    </w:p>
    <w:p w:rsidR="00000000" w:rsidDel="00000000" w:rsidP="00000000" w:rsidRDefault="00000000" w:rsidRPr="00000000" w14:paraId="0000005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exposición continua a estímulos variables e impredecibles tiene como consecuencia la saturación y agotamiento de la memoria de trabajo, un fenómeno analizado rigurosamente por la teoría de la carga cognitiva. La capacidad del cerebro humano para procesar información de forma deliberada y consciente en un momento dado es limitada. Cuando el usuario es saturado con un exceso de señales visuales y sonoras o se le provee de multiples opciones a las que debe atender, la carga cognitiva extrínseca, es decir, aquella vinculada a la forma en que se presenta la información, y no a la complejidad de esta, se eleva de manera crítica. Este estado de sobrecarga interrumpe la capacidad de razonamiento y de toma de decisiones complejas</w:t>
      </w:r>
      <w:ins w:author="MANUEL GALLARDO" w:id="1" w:date="2026-06-23T21:40:35Z">
        <w:r w:rsidDel="00000000" w:rsidR="00000000" w:rsidRPr="00000000">
          <w:rPr>
            <w:rFonts w:ascii="Heebo" w:cs="Heebo" w:eastAsia="Heebo" w:hAnsi="Heebo"/>
            <w:sz w:val="20"/>
            <w:szCs w:val="20"/>
            <w:rtl w:val="0"/>
          </w:rPr>
          <w:t xml:space="preserve"> </w:t>
        </w:r>
      </w:ins>
      <w:r w:rsidDel="00000000" w:rsidR="00000000" w:rsidRPr="00000000">
        <w:rPr>
          <w:rFonts w:ascii="Heebo" w:cs="Heebo" w:eastAsia="Heebo" w:hAnsi="Heebo"/>
          <w:sz w:val="20"/>
          <w:szCs w:val="20"/>
          <w:rtl w:val="0"/>
        </w:rPr>
        <w:t xml:space="preserve">(Sweller, 1988).</w:t>
      </w:r>
    </w:p>
    <w:p w:rsidR="00000000" w:rsidDel="00000000" w:rsidP="00000000" w:rsidRDefault="00000000" w:rsidRPr="00000000" w14:paraId="0000005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en este punto de vulnerabilidad cognitiva donde se consolida la transición desde las acciones deliberadas hacia la automatización conductual y la creación de hábitos arraigados. Cuando el cerebro se fatiga, ahorra energía transfiriendo el control del pensamiento deliberado,  hacia decisiones automáticas sin evaluación consciente. Este proceso de automatización estructural funciona en torno al </w:t>
      </w:r>
      <w:r w:rsidDel="00000000" w:rsidR="00000000" w:rsidRPr="00000000">
        <w:rPr>
          <w:rFonts w:ascii="Heebo" w:cs="Heebo" w:eastAsia="Heebo" w:hAnsi="Heebo"/>
          <w:i w:val="1"/>
          <w:iCs w:val="1"/>
          <w:sz w:val="20"/>
          <w:szCs w:val="20"/>
          <w:rtl w:val="0"/>
        </w:rPr>
        <w:t xml:space="preserve">bucle del hábito</w:t>
      </w:r>
      <w:r w:rsidDel="00000000" w:rsidR="00000000" w:rsidRPr="00000000">
        <w:rPr>
          <w:rFonts w:ascii="Heebo" w:cs="Heebo" w:eastAsia="Heebo" w:hAnsi="Heebo"/>
          <w:sz w:val="20"/>
          <w:szCs w:val="20"/>
          <w:rtl w:val="0"/>
        </w:rPr>
        <w:t xml:space="preserve">, un “circuito” compuesto por una señal, una rutina y una recompensa. En los contextos digitales, las señales suelen ser estados emocionales internos como el aburrimiento, la soledad o la ansiedad, o estímulos externos como el sonido de una notificación. (Wood &amp; Neal, 2007).</w:t>
      </w:r>
    </w:p>
    <w:p w:rsidR="00000000" w:rsidDel="00000000" w:rsidP="00000000" w:rsidRDefault="00000000" w:rsidRPr="00000000" w14:paraId="0000005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Una vez que la señal es percibida, el cerebro activa de forma reflejo la rutina automatizada (desbloquear el teléfono, abrir</w:t>
      </w:r>
      <w:commentRangeStart w:id="7"/>
      <w:r w:rsidDel="00000000" w:rsidR="00000000" w:rsidRPr="00000000">
        <w:rPr>
          <w:rFonts w:ascii="Heebo" w:cs="Heebo" w:eastAsia="Heebo" w:hAnsi="Heebo"/>
          <w:sz w:val="20"/>
          <w:szCs w:val="20"/>
          <w:rtl w:val="0"/>
        </w:rPr>
        <w:t xml:space="preserve"> titkok</w:t>
      </w:r>
      <w:commentRangeEnd w:id="7"/>
      <w:r w:rsidDel="00000000" w:rsidR="00000000" w:rsidRPr="00000000">
        <w:commentReference w:id="7"/>
      </w:r>
      <w:r w:rsidDel="00000000" w:rsidR="00000000" w:rsidRPr="00000000">
        <w:rPr>
          <w:rFonts w:ascii="Heebo" w:cs="Heebo" w:eastAsia="Heebo" w:hAnsi="Heebo"/>
          <w:sz w:val="20"/>
          <w:szCs w:val="20"/>
          <w:rtl w:val="0"/>
        </w:rPr>
        <w:t xml:space="preserve">, revisar la notificaciones) sin mediar o evaluar la necesidad o la utilidad del comportamiento. La recompensa dopaminérgica inmediata que es proporcionada, termina funcionando como una confirmación de que el estímulo trae una recompensa. Con el tiempo y la repetición sostenida, el bucle del hábito se vuelve tan eficiente que se ejecuta de manera ajena a la voluntad del usuario. Las personas ya no deciden activamente interactuar con la interfaz. El comportamiento entonces, funciona como un automatismo biológico, mientras que para tomar la decisión conscientemente, se requiere un esfuerzo energético y cognitivo significativamente mayor. Dentro de las interfaces mejor diseñadas  para prolongar el tiempo de uso, interrumpir la experiencia requiere un esfuerzo considerablemente mayor que continuarla. De este modo, la biología del organismo queda a la voluntad de las decisiones que la interfaz propone, transformando al usuario en un sujeto pasivo e </w:t>
      </w:r>
      <w:commentRangeStart w:id="8"/>
      <w:r w:rsidDel="00000000" w:rsidR="00000000" w:rsidRPr="00000000">
        <w:rPr>
          <w:rFonts w:ascii="Heebo" w:cs="Heebo" w:eastAsia="Heebo" w:hAnsi="Heebo"/>
          <w:sz w:val="20"/>
          <w:szCs w:val="20"/>
          <w:rtl w:val="0"/>
        </w:rPr>
        <w:t xml:space="preserve">inconsciente</w:t>
      </w:r>
      <w:commentRangeEnd w:id="8"/>
      <w:r w:rsidDel="00000000" w:rsidR="00000000" w:rsidRPr="00000000">
        <w:commentReference w:id="8"/>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58">
      <w:pPr>
        <w:pStyle w:val="Heading2"/>
        <w:rPr/>
      </w:pPr>
      <w:bookmarkStart w:colFirst="0" w:colLast="0" w:name="_zfay2kc83yr8" w:id="12"/>
      <w:bookmarkEnd w:id="12"/>
      <w:r w:rsidDel="00000000" w:rsidR="00000000" w:rsidRPr="00000000">
        <w:rPr>
          <w:rtl w:val="0"/>
        </w:rPr>
        <w:t xml:space="preserve">2.3 Diseño de interfaces: Los límites de la fricción y la usabilidad.</w:t>
      </w:r>
    </w:p>
    <w:p w:rsidR="00000000" w:rsidDel="00000000" w:rsidP="00000000" w:rsidRDefault="00000000" w:rsidRPr="00000000" w14:paraId="00000059">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que aquel acoplamiento neurobiológico descrito sea vivido por el mayor tiempo posible, sin interrupciones, las metodologías contemporáneas de diseño de interfaz y experiencia de usuario (UX/UI) se han valido de la erradicación de la fricción como pilar fundamental. La fricción se define como cualquier obstáculo físico, visual o procedimental que ralentice, interrumpa o dificulte el tránsito del usuario hacia el consumo de contenidos o la ejecución de una acción específica. Inspirado directamente en principio general de eficiencia cognitiva (Kahneman, 2011), el diseño UX en la actualidad, asume cada milisegundo de retraso en la carga de una página, cada click adicional requerido para completar un registro o cada elemento visual ambiguo representa una oportunidad para que el usuario recupere la conciencia crítica y decida abandonar la plataforma.</w:t>
      </w:r>
    </w:p>
    <w:p w:rsidR="00000000" w:rsidDel="00000000" w:rsidP="00000000" w:rsidRDefault="00000000" w:rsidRPr="00000000" w14:paraId="0000005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consecuencia, la industria tecnológica ha desarrollado métodos que maximizan la continuidad del flujo, con el objetivo de mantener al usuario en un estado de inconsciencia. Técnicas como el </w:t>
      </w:r>
      <w:r w:rsidDel="00000000" w:rsidR="00000000" w:rsidRPr="00000000">
        <w:rPr>
          <w:rFonts w:ascii="Heebo" w:cs="Heebo" w:eastAsia="Heebo" w:hAnsi="Heebo"/>
          <w:i w:val="1"/>
          <w:iCs w:val="1"/>
          <w:sz w:val="20"/>
          <w:szCs w:val="20"/>
          <w:rtl w:val="0"/>
        </w:rPr>
        <w:t xml:space="preserve">scroll infinito</w:t>
      </w:r>
      <w:r w:rsidDel="00000000" w:rsidR="00000000" w:rsidRPr="00000000">
        <w:rPr>
          <w:rFonts w:ascii="Heebo" w:cs="Heebo" w:eastAsia="Heebo" w:hAnsi="Heebo"/>
          <w:sz w:val="20"/>
          <w:szCs w:val="20"/>
          <w:rtl w:val="0"/>
        </w:rPr>
        <w:t xml:space="preserve">, la reproducción automática de videos, o el inicio de sesión con herramienta tipo </w:t>
      </w:r>
      <w:r w:rsidDel="00000000" w:rsidR="00000000" w:rsidRPr="00000000">
        <w:rPr>
          <w:rFonts w:ascii="Heebo" w:cs="Heebo" w:eastAsia="Heebo" w:hAnsi="Heebo"/>
          <w:i w:val="1"/>
          <w:iCs w:val="1"/>
          <w:sz w:val="20"/>
          <w:szCs w:val="20"/>
          <w:rtl w:val="0"/>
        </w:rPr>
        <w:t xml:space="preserve">passkey</w:t>
      </w:r>
      <w:r w:rsidDel="00000000" w:rsidR="00000000" w:rsidRPr="00000000">
        <w:rPr>
          <w:rFonts w:ascii="Heebo" w:cs="Heebo" w:eastAsia="Heebo" w:hAnsi="Heebo"/>
          <w:sz w:val="20"/>
          <w:szCs w:val="20"/>
          <w:rtl w:val="0"/>
        </w:rPr>
        <w:t xml:space="preserve">, que reemplaza la contraseña por autenticación biométrica o de otro tipo, eliminando el paso manual, están diseñadas para eliminar los puntos naturales de pausa o conclusión dentro del flujo. Al suprimir las transiciones de página tradicionales o los botones de "siguiente", se le arrebata al usuario la posibilidad de decidir si realmente quiere continuar. La navegación se transforma en una experiencia automatizada que se alinea de forma precisa con el Procesamiento de lo que Kahneman llama 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rápido, automático e inconsciente. Minimizando la carga cognitiva y asegurando que las decisiones de navegación ocurran de manera fluida y desprovista de deliberación (Kahneman, 2011).</w:t>
      </w:r>
    </w:p>
    <w:p w:rsidR="00000000" w:rsidDel="00000000" w:rsidP="00000000" w:rsidRDefault="00000000" w:rsidRPr="00000000" w14:paraId="0000005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se puede extraer que la eliminación de la fricción puede ser beneficiosa para el usuario en algunos sentidos, no es una práctica centrada exclusivamente en la comodidad del usuario. Se entrelaza directamente con  los denominados patrones oscuros </w:t>
      </w:r>
      <w:commentRangeStart w:id="9"/>
      <w:r w:rsidDel="00000000" w:rsidR="00000000" w:rsidRPr="00000000">
        <w:rPr>
          <w:rFonts w:ascii="Heebo" w:cs="Heebo" w:eastAsia="Heebo" w:hAnsi="Heebo"/>
          <w:sz w:val="20"/>
          <w:szCs w:val="20"/>
          <w:rtl w:val="0"/>
        </w:rPr>
        <w:t xml:space="preserve">(</w:t>
      </w:r>
      <w:r w:rsidDel="00000000" w:rsidR="00000000" w:rsidRPr="00000000">
        <w:rPr>
          <w:rFonts w:ascii="Heebo" w:cs="Heebo" w:eastAsia="Heebo" w:hAnsi="Heebo"/>
          <w:i w:val="1"/>
          <w:iCs w:val="1"/>
          <w:sz w:val="20"/>
          <w:szCs w:val="20"/>
          <w:rtl w:val="0"/>
        </w:rPr>
        <w:t xml:space="preserve">deceptive patterns</w:t>
      </w:r>
      <w:commentRangeEnd w:id="9"/>
      <w:r w:rsidDel="00000000" w:rsidR="00000000" w:rsidRPr="00000000">
        <w:commentReference w:id="9"/>
      </w:r>
      <w:r w:rsidDel="00000000" w:rsidR="00000000" w:rsidRPr="00000000">
        <w:rPr>
          <w:rFonts w:ascii="Heebo" w:cs="Heebo" w:eastAsia="Heebo" w:hAnsi="Heebo"/>
          <w:sz w:val="20"/>
          <w:szCs w:val="20"/>
          <w:rtl w:val="0"/>
        </w:rPr>
        <w:t xml:space="preserve">). Estas estructuras de diseño son interfaces o elementos de ellas configuradas deliberadamente de manera maliciosa para explotar sesgos cognitivos, limitaciones atencionales y respuestas automáticas de las personas, con el objetivo de persuadir o de promover acciones y situaciones que benefician los intereses económicos de la empresa. La interfaz de usuario pasa de ser un mediador neutral entre el usuario y la información, a ser un instrumento de manipulación conductual que pone en duda en qué medida la interfaz está siendo diseñada para el usuario, y en qué medida para el empresario. </w:t>
      </w:r>
    </w:p>
    <w:p w:rsidR="00000000" w:rsidDel="00000000" w:rsidP="00000000" w:rsidRDefault="00000000" w:rsidRPr="00000000" w14:paraId="0000005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patrones oscuros deliberadamente intentan engañar y manipular al usuario, llevándolo a realizar acciones que no habría elegido de manera plenamente consciente y que benefician los intereses de la empresa por sobre los suyos </w:t>
      </w:r>
      <w:commentRangeStart w:id="10"/>
      <w:r w:rsidDel="00000000" w:rsidR="00000000" w:rsidRPr="00000000">
        <w:rPr>
          <w:rFonts w:ascii="Heebo" w:cs="Heebo" w:eastAsia="Heebo" w:hAnsi="Heebo"/>
          <w:sz w:val="20"/>
          <w:szCs w:val="20"/>
          <w:rtl w:val="0"/>
        </w:rPr>
        <w:t xml:space="preserve">(Brignull, s.f.).</w:t>
      </w:r>
      <w:commentRangeEnd w:id="10"/>
      <w:r w:rsidDel="00000000" w:rsidR="00000000" w:rsidRPr="00000000">
        <w:commentReference w:id="10"/>
      </w:r>
      <w:r w:rsidDel="00000000" w:rsidR="00000000" w:rsidRPr="00000000">
        <w:rPr>
          <w:rFonts w:ascii="Heebo" w:cs="Heebo" w:eastAsia="Heebo" w:hAnsi="Heebo"/>
          <w:sz w:val="20"/>
          <w:szCs w:val="20"/>
          <w:rtl w:val="0"/>
        </w:rPr>
        <w:t xml:space="preserve"> Existe una amplia clasificación de estos patrones, que ha ido ampliándose con el paso del tiempo. Algunas de las tipologías más frecuentes son las siguientes.</w:t>
      </w:r>
    </w:p>
    <w:p w:rsidR="00000000" w:rsidDel="00000000" w:rsidP="00000000" w:rsidRDefault="00000000" w:rsidRPr="00000000" w14:paraId="0000005D">
      <w:pPr>
        <w:spacing w:after="300" w:before="300" w:line="360" w:lineRule="auto"/>
        <w:rPr>
          <w:rFonts w:ascii="Heebo" w:cs="Heebo" w:eastAsia="Heebo" w:hAnsi="Heebo"/>
          <w:sz w:val="20"/>
          <w:szCs w:val="20"/>
        </w:rPr>
      </w:pPr>
      <w:commentRangeStart w:id="11"/>
      <w:r w:rsidDel="00000000" w:rsidR="00000000" w:rsidRPr="00000000">
        <w:rPr>
          <w:rFonts w:ascii="Heebo" w:cs="Heebo" w:eastAsia="Heebo" w:hAnsi="Heebo"/>
          <w:sz w:val="20"/>
          <w:szCs w:val="20"/>
          <w:rtl w:val="0"/>
        </w:rPr>
        <w:t xml:space="preserve">El primero, la </w:t>
      </w:r>
      <w:r w:rsidDel="00000000" w:rsidR="00000000" w:rsidRPr="00000000">
        <w:rPr>
          <w:rFonts w:ascii="Heebo" w:cs="Heebo" w:eastAsia="Heebo" w:hAnsi="Heebo"/>
          <w:i w:val="1"/>
          <w:iCs w:val="1"/>
          <w:sz w:val="20"/>
          <w:szCs w:val="20"/>
          <w:rtl w:val="0"/>
        </w:rPr>
        <w:t xml:space="preserve">trampa para cucarachas</w:t>
      </w:r>
      <w:r w:rsidDel="00000000" w:rsidR="00000000" w:rsidRPr="00000000">
        <w:rPr>
          <w:rFonts w:ascii="Heebo" w:cs="Heebo" w:eastAsia="Heebo" w:hAnsi="Heebo"/>
          <w:sz w:val="20"/>
          <w:szCs w:val="20"/>
          <w:rtl w:val="0"/>
        </w:rPr>
        <w:t xml:space="preserve"> (roach motel), establece una asimetría contundente en sus procesos: el registro o la suscripción a un servicio se diseña para ser completamente libre de fricción, ejecutándose de la manera más sencilla posible, mientras que el flujo para cancelar esa misma suscripción se oculta tras múltiples capas de menús confusos y lenguaje ambiguo.</w:t>
      </w:r>
    </w:p>
    <w:p w:rsidR="00000000" w:rsidDel="00000000" w:rsidP="00000000" w:rsidRDefault="00000000" w:rsidRPr="00000000" w14:paraId="0000005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segundo lugar, la </w:t>
      </w:r>
      <w:r w:rsidDel="00000000" w:rsidR="00000000" w:rsidRPr="00000000">
        <w:rPr>
          <w:rFonts w:ascii="Heebo" w:cs="Heebo" w:eastAsia="Heebo" w:hAnsi="Heebo"/>
          <w:i w:val="1"/>
          <w:iCs w:val="1"/>
          <w:sz w:val="20"/>
          <w:szCs w:val="20"/>
          <w:rtl w:val="0"/>
        </w:rPr>
        <w:t xml:space="preserve">redirección visual</w:t>
      </w:r>
      <w:r w:rsidDel="00000000" w:rsidR="00000000" w:rsidRPr="00000000">
        <w:rPr>
          <w:rFonts w:ascii="Heebo" w:cs="Heebo" w:eastAsia="Heebo" w:hAnsi="Heebo"/>
          <w:sz w:val="20"/>
          <w:szCs w:val="20"/>
          <w:rtl w:val="0"/>
        </w:rPr>
        <w:t xml:space="preserve"> (misdirection), consiste en destacar cromática y estructuralmente la opción que conviene a la empresa, como aceptar cookies de rastreo, suscribirse a una lista de correos o calificar postivamente un servicio, mientras la alternativa que supone una desventaja para el negocio se relega a un texto plano, y pequeño, o incluso oculto. Es lo que ocurre con los botones para dejar un reclamo, borrar una cuenta o silenciar notificaciones.</w:t>
      </w:r>
    </w:p>
    <w:p w:rsidR="00000000" w:rsidDel="00000000" w:rsidP="00000000" w:rsidRDefault="00000000" w:rsidRPr="00000000" w14:paraId="0000005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tercero, e</w:t>
      </w:r>
      <w:commentRangeStart w:id="12"/>
      <w:r w:rsidDel="00000000" w:rsidR="00000000" w:rsidRPr="00000000">
        <w:rPr>
          <w:rFonts w:ascii="Heebo" w:cs="Heebo" w:eastAsia="Heebo" w:hAnsi="Heebo"/>
          <w:sz w:val="20"/>
          <w:szCs w:val="20"/>
          <w:rtl w:val="0"/>
        </w:rPr>
        <w:t xml:space="preserve">l </w:t>
      </w:r>
      <w:r w:rsidDel="00000000" w:rsidR="00000000" w:rsidRPr="00000000">
        <w:rPr>
          <w:rFonts w:ascii="Heebo" w:cs="Heebo" w:eastAsia="Heebo" w:hAnsi="Heebo"/>
          <w:i w:val="1"/>
          <w:iCs w:val="1"/>
          <w:sz w:val="20"/>
          <w:szCs w:val="20"/>
          <w:rtl w:val="0"/>
        </w:rPr>
        <w:t xml:space="preserve">confirmshaming</w:t>
      </w:r>
      <w:commentRangeEnd w:id="12"/>
      <w:r w:rsidDel="00000000" w:rsidR="00000000" w:rsidRPr="00000000">
        <w:commentReference w:id="12"/>
      </w:r>
      <w:r w:rsidDel="00000000" w:rsidR="00000000" w:rsidRPr="00000000">
        <w:rPr>
          <w:rFonts w:ascii="Heebo" w:cs="Heebo" w:eastAsia="Heebo" w:hAnsi="Heebo"/>
          <w:sz w:val="20"/>
          <w:szCs w:val="20"/>
          <w:rtl w:val="0"/>
        </w:rPr>
        <w:t xml:space="preserve">, recurre a la manipulación emocional directa: obliga al usuario a hacer clic en frases que apelan a la culpa o la autodesvalorización, como "No gracias, prefiero no ahorrar dinero", para poder cerrar una ventana emergente.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u</w:t>
      </w:r>
      <w:commentRangeStart w:id="13"/>
      <w:r w:rsidDel="00000000" w:rsidR="00000000" w:rsidRPr="00000000">
        <w:rPr>
          <w:rFonts w:ascii="Heebo" w:cs="Heebo" w:eastAsia="Heebo" w:hAnsi="Heebo"/>
          <w:sz w:val="20"/>
          <w:szCs w:val="20"/>
          <w:rtl w:val="0"/>
        </w:rPr>
        <w:t xml:space="preserve">so continuo de estas estrategias de diseño responde a la necesidad de potenciar la retención y adherencia (</w:t>
      </w:r>
      <w:r w:rsidDel="00000000" w:rsidR="00000000" w:rsidRPr="00000000">
        <w:rPr>
          <w:rFonts w:ascii="Heebo" w:cs="Heebo" w:eastAsia="Heebo" w:hAnsi="Heebo"/>
          <w:i w:val="1"/>
          <w:iCs w:val="1"/>
          <w:sz w:val="20"/>
          <w:szCs w:val="20"/>
          <w:rtl w:val="0"/>
        </w:rPr>
        <w:t xml:space="preserve">stickiness</w:t>
      </w:r>
      <w:r w:rsidDel="00000000" w:rsidR="00000000" w:rsidRPr="00000000">
        <w:rPr>
          <w:rFonts w:ascii="Heebo" w:cs="Heebo" w:eastAsia="Heebo" w:hAnsi="Heebo"/>
          <w:sz w:val="20"/>
          <w:szCs w:val="20"/>
          <w:rtl w:val="0"/>
        </w:rPr>
        <w:t xml:space="preserve">). La adherencia de una plataforma se evalúa por su capacidad para retener la atención del sujeto, así como lograr que su tasa de regreso sea frecuente. La interfaz se diseña poblada de elementos interactivos diseñados exclusivamente para prolongar el tiempo de uso, y evitar que el usuario recupere autonomía.</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6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notificaciones personalizadas, los indicadores en color rojo brillante, las métricas de aprobación social y los indicadores de actividad en tiempo real son estímulos calibrados para generar urgencia psicológica. Estos elementos actúan como disparadores ambientales constantes que irrumpen en el espacio cognitivo del usuario incluso cuando se encuentra fuera de la aplicación. Al apelar a necesidades como la conexión social y al temor a la exclusión, la interfaz genera un ambiente que pone todos sus esfuerzos en la vuelta del usuario. De este modo, el diseño de experiencia de usuario se transforma en una ciencia de la retención conductual, donde la interfaz gráfica se amolda con precisión a las vulnerabilidades neurobiológicas del cerebro, maximizando el tiempo de permanencia y minimizando la tasa de abandono.</w:t>
      </w:r>
    </w:p>
    <w:p w:rsidR="00000000" w:rsidDel="00000000" w:rsidP="00000000" w:rsidRDefault="00000000" w:rsidRPr="00000000" w14:paraId="0000006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la actualidad las tecnologías y los celulares se han vuelto parte esencial en el funcionamiento de nuestra sociedad. Para comprender por qué su introducción ha sido tan exitosa, es necesario revisar los modelos de adopción de sistemas. El Modelo de Aceptación Tecnológica, postula que la adopción efectiva, y por tanto, su capacidad de introducirse en una sociedad, está determinadas por dos variables: la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que se define como el grado en que el usuario cree que el sistema mejorará su rendimiento laboral o personal, y la </w:t>
      </w:r>
      <w:r w:rsidDel="00000000" w:rsidR="00000000" w:rsidRPr="00000000">
        <w:rPr>
          <w:rFonts w:ascii="Heebo" w:cs="Heebo" w:eastAsia="Heebo" w:hAnsi="Heebo"/>
          <w:i w:val="1"/>
          <w:iCs w:val="1"/>
          <w:sz w:val="20"/>
          <w:szCs w:val="20"/>
          <w:rtl w:val="0"/>
        </w:rPr>
        <w:t xml:space="preserve">Facilidad de Uso Percibida</w:t>
      </w:r>
      <w:r w:rsidDel="00000000" w:rsidR="00000000" w:rsidRPr="00000000">
        <w:rPr>
          <w:rFonts w:ascii="Heebo" w:cs="Heebo" w:eastAsia="Heebo" w:hAnsi="Heebo"/>
          <w:sz w:val="20"/>
          <w:szCs w:val="20"/>
          <w:rtl w:val="0"/>
        </w:rPr>
        <w:t xml:space="preserve">, definida como el grado en que el usuario cree que la utilización del sistema estará libre de esfuerzo físico o mental (Davis, 1989). En condiciones estándar, los usuarios están dispuestos a usar una tecnología compleja de entender, si se les provee algún beneficio en algún sentido, pero no tienden a ser adoptadas tecnologías sin utilidad, por muy fáciles de usar que sean. De esto se desprende que las interfaces que consumimos, al menos en un inicio, son o fueron percibidas como útiles.</w:t>
      </w:r>
    </w:p>
    <w:p w:rsidR="00000000" w:rsidDel="00000000" w:rsidP="00000000" w:rsidRDefault="00000000" w:rsidRPr="00000000" w14:paraId="0000006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el contexto del diseño UX clásico, </w:t>
      </w:r>
      <w:commentRangeStart w:id="14"/>
      <w:r w:rsidDel="00000000" w:rsidR="00000000" w:rsidRPr="00000000">
        <w:rPr>
          <w:rFonts w:ascii="Heebo" w:cs="Heebo" w:eastAsia="Heebo" w:hAnsi="Heebo"/>
          <w:sz w:val="20"/>
          <w:szCs w:val="20"/>
          <w:rtl w:val="0"/>
        </w:rPr>
        <w:t xml:space="preserve">se asumía que un incremento en la facilidad de uso potenciaba de forma directa empoderaba al</w:t>
      </w:r>
      <w:commentRangeEnd w:id="14"/>
      <w:r w:rsidDel="00000000" w:rsidR="00000000" w:rsidRPr="00000000">
        <w:commentReference w:id="14"/>
      </w:r>
      <w:r w:rsidDel="00000000" w:rsidR="00000000" w:rsidRPr="00000000">
        <w:rPr>
          <w:rFonts w:ascii="Heebo" w:cs="Heebo" w:eastAsia="Heebo" w:hAnsi="Heebo"/>
          <w:sz w:val="20"/>
          <w:szCs w:val="20"/>
          <w:rtl w:val="0"/>
        </w:rPr>
        <w:t xml:space="preserve"> individuo para alcanzar sus objetivos de manera eficiente y liberando sus recursos cognitivos para otras tareas una vez concluida la interacción. Sin embargo, en el escenario actual, con las plataformas digitales orientadas al consumo de atención, los supuestos presentados por Davis sufren cierta corrupción en su objetivo. Las corporaciones tecnológicas han hipertrofiado la </w:t>
      </w:r>
      <w:r w:rsidDel="00000000" w:rsidR="00000000" w:rsidRPr="00000000">
        <w:rPr>
          <w:rFonts w:ascii="Heebo" w:cs="Heebo" w:eastAsia="Heebo" w:hAnsi="Heebo"/>
          <w:i w:val="1"/>
          <w:iCs w:val="1"/>
          <w:sz w:val="20"/>
          <w:szCs w:val="20"/>
          <w:rtl w:val="0"/>
        </w:rPr>
        <w:t xml:space="preserve">Facilidad de Uso Percibida</w:t>
      </w:r>
      <w:r w:rsidDel="00000000" w:rsidR="00000000" w:rsidRPr="00000000">
        <w:rPr>
          <w:rFonts w:ascii="Heebo" w:cs="Heebo" w:eastAsia="Heebo" w:hAnsi="Heebo"/>
          <w:sz w:val="20"/>
          <w:szCs w:val="20"/>
          <w:rtl w:val="0"/>
        </w:rPr>
        <w:t xml:space="preserve"> hasta</w:t>
      </w:r>
      <w:r w:rsidDel="00000000" w:rsidR="00000000" w:rsidRPr="00000000">
        <w:rPr>
          <w:rFonts w:ascii="Heebo" w:cs="Heebo" w:eastAsia="Heebo" w:hAnsi="Heebo"/>
          <w:b w:val="1"/>
          <w:bCs w:val="1"/>
          <w:sz w:val="20"/>
          <w:szCs w:val="20"/>
          <w:rtl w:val="0"/>
        </w:rPr>
        <w:t xml:space="preserve"> niveles que rozan la inercia absoluta</w:t>
      </w:r>
      <w:r w:rsidDel="00000000" w:rsidR="00000000" w:rsidRPr="00000000">
        <w:rPr>
          <w:rFonts w:ascii="Heebo" w:cs="Heebo" w:eastAsia="Heebo" w:hAnsi="Heebo"/>
          <w:sz w:val="20"/>
          <w:szCs w:val="20"/>
          <w:rtl w:val="0"/>
        </w:rPr>
        <w:t xml:space="preserve">, mientras es desvinculada de cualquier noción de </w:t>
      </w:r>
      <w:r w:rsidDel="00000000" w:rsidR="00000000" w:rsidRPr="00000000">
        <w:rPr>
          <w:rFonts w:ascii="Heebo" w:cs="Heebo" w:eastAsia="Heebo" w:hAnsi="Heebo"/>
          <w:i w:val="1"/>
          <w:iCs w:val="1"/>
          <w:sz w:val="20"/>
          <w:szCs w:val="20"/>
          <w:rtl w:val="0"/>
        </w:rPr>
        <w:t xml:space="preserve">utilidad percibida</w:t>
      </w:r>
      <w:r w:rsidDel="00000000" w:rsidR="00000000" w:rsidRPr="00000000">
        <w:rPr>
          <w:rFonts w:ascii="Heebo" w:cs="Heebo" w:eastAsia="Heebo" w:hAnsi="Heebo"/>
          <w:sz w:val="20"/>
          <w:szCs w:val="20"/>
          <w:rtl w:val="0"/>
        </w:rPr>
        <w:t xml:space="preserve"> real. La extrema facilidad de navegación, la ausencia total de fricción y la automatización de los flujos interactivos ya no buscan ayudar al usuario a completar una tarea específica para que pueda completar su tarea y retirarse del entorno digital. </w:t>
      </w:r>
      <w:commentRangeStart w:id="15"/>
      <w:r w:rsidDel="00000000" w:rsidR="00000000" w:rsidRPr="00000000">
        <w:rPr>
          <w:rFonts w:ascii="Heebo" w:cs="Heebo" w:eastAsia="Heebo" w:hAnsi="Heebo"/>
          <w:sz w:val="20"/>
          <w:szCs w:val="20"/>
          <w:rtl w:val="0"/>
        </w:rPr>
        <w:t xml:space="preserve">Al contrario, se utiliza para reducir a cero las barreras de entrada y aumentar la permanencia mediante bucles de consumo infinitos, que carecen de valor real o productivo para la vida de las personas. </w:t>
      </w:r>
      <w:commentRangeEnd w:id="15"/>
      <w:r w:rsidDel="00000000" w:rsidR="00000000" w:rsidRPr="00000000">
        <w:commentReference w:id="15"/>
      </w:r>
      <w:r w:rsidDel="00000000" w:rsidR="00000000" w:rsidRPr="00000000">
        <w:rPr>
          <w:rFonts w:ascii="Heebo" w:cs="Heebo" w:eastAsia="Heebo" w:hAnsi="Heebo"/>
          <w:sz w:val="20"/>
          <w:szCs w:val="20"/>
          <w:rtl w:val="0"/>
        </w:rPr>
        <w:t xml:space="preserve">La interfaz aprovecha mecanismo desarrollados a través de miles de años de evolución para mantener al individuo en un estado de navegación perpetua. De este modo, la supresión del esfuerzo convierte a la interfaz en un dispositivo de mediación conductual que neutraliza la autonomía del usuario.</w:t>
      </w:r>
    </w:p>
    <w:p w:rsidR="00000000" w:rsidDel="00000000" w:rsidP="00000000" w:rsidRDefault="00000000" w:rsidRPr="00000000" w14:paraId="00000064">
      <w:pPr>
        <w:pStyle w:val="Heading2"/>
        <w:rPr/>
      </w:pPr>
      <w:bookmarkStart w:colFirst="0" w:colLast="0" w:name="_mb47ym7b3lqx" w:id="13"/>
      <w:bookmarkEnd w:id="13"/>
      <w:r w:rsidDel="00000000" w:rsidR="00000000" w:rsidRPr="00000000">
        <w:rPr>
          <w:rtl w:val="0"/>
        </w:rPr>
        <w:t xml:space="preserve">2.4 Economía de la Atención: Retención del usuario como modelo de negocio</w:t>
      </w:r>
    </w:p>
    <w:p w:rsidR="00000000" w:rsidDel="00000000" w:rsidP="00000000" w:rsidRDefault="00000000" w:rsidRPr="00000000" w14:paraId="0000006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de los mecanismos biológicos del cuerpo humano, orientada hacia un diseño que proponga una experiencia </w:t>
      </w:r>
      <w:r w:rsidDel="00000000" w:rsidR="00000000" w:rsidRPr="00000000">
        <w:rPr>
          <w:rFonts w:ascii="Heebo" w:cs="Heebo" w:eastAsia="Heebo" w:hAnsi="Heebo"/>
          <w:i w:val="1"/>
          <w:iCs w:val="1"/>
          <w:sz w:val="20"/>
          <w:szCs w:val="20"/>
          <w:rtl w:val="0"/>
        </w:rPr>
        <w:t xml:space="preserve">frictionless</w:t>
      </w:r>
      <w:r w:rsidDel="00000000" w:rsidR="00000000" w:rsidRPr="00000000">
        <w:rPr>
          <w:rFonts w:ascii="Heebo" w:cs="Heebo" w:eastAsia="Heebo" w:hAnsi="Heebo"/>
          <w:sz w:val="20"/>
          <w:szCs w:val="20"/>
          <w:rtl w:val="0"/>
        </w:rPr>
        <w:t xml:space="preserve"> no ocurren en un vacío técnico</w:t>
      </w:r>
      <w:ins w:author="MANUEL GALLARDO" w:id="2" w:date="2026-06-23T22:27:17Z">
        <w:r w:rsidDel="00000000" w:rsidR="00000000" w:rsidRPr="00000000">
          <w:rPr>
            <w:rFonts w:ascii="Heebo" w:cs="Heebo" w:eastAsia="Heebo" w:hAnsi="Heebo"/>
            <w:sz w:val="20"/>
            <w:szCs w:val="20"/>
            <w:rtl w:val="0"/>
          </w:rPr>
          <w:t xml:space="preserve"> </w:t>
        </w:r>
      </w:ins>
      <w:r w:rsidDel="00000000" w:rsidR="00000000" w:rsidRPr="00000000">
        <w:rPr>
          <w:rFonts w:ascii="Heebo" w:cs="Heebo" w:eastAsia="Heebo" w:hAnsi="Heebo"/>
          <w:sz w:val="20"/>
          <w:szCs w:val="20"/>
          <w:rtl w:val="0"/>
        </w:rPr>
        <w:t xml:space="preserve">(Zuboff, 2019), sino que responden de manera directa a los incentivos económicos del existente en contexto socioeconómico actual, conocido como la economía de la atención</w:t>
      </w:r>
      <w:ins w:author="MANUEL GALLARDO" w:id="3" w:date="2026-06-23T22:27:29Z">
        <w:r w:rsidDel="00000000" w:rsidR="00000000" w:rsidRPr="00000000">
          <w:rPr>
            <w:rFonts w:ascii="Heebo" w:cs="Heebo" w:eastAsia="Heebo" w:hAnsi="Heebo"/>
            <w:sz w:val="20"/>
            <w:szCs w:val="20"/>
            <w:rtl w:val="0"/>
          </w:rPr>
          <w:t xml:space="preserve"> </w:t>
        </w:r>
      </w:ins>
      <w:r w:rsidDel="00000000" w:rsidR="00000000" w:rsidRPr="00000000">
        <w:rPr>
          <w:rFonts w:ascii="Heebo" w:cs="Heebo" w:eastAsia="Heebo" w:hAnsi="Heebo"/>
          <w:sz w:val="20"/>
          <w:szCs w:val="20"/>
          <w:rtl w:val="0"/>
        </w:rPr>
        <w:t xml:space="preserve">(Simon, 1971). Este paradigma contempla ámbitos sociales, económicos y culturales. Sus fundamentos teóricos fueron planteados por el premio Nobel Herbert Simon, a partir de una premisa crítica: en el contexto de la sociedad contemporánea, los recursos realmente escasos, ya no son los datos, el conocimiento o la capacidad de producción de contenidos, sino la capacidad que tenemos los seres humanos para prestar nuestra atención a ellos. El desarrollo industrial y tecnológico de los últimos dos siglos ha invertido la lógica de la escasez que dominó la mayor parte de la historia humana. La capacidad productiva de las sociedades contemporáneas supera con creces su capacidad de consumo, producimos más alimento del que podemos comer, más prendas de ropa de las que podemos usar y más contenido del que podemos ver.  La infraestructura digital permite generar y distribuir contenido a una velocidad y volumen que el cerebro humano es estructuralmente incapaz de procesar (Simon, 1971). La sobreabundancia de información digital genera desentendimiento de esta. La capacidad atencional y computacional del cerebro humano es serial y limitada, es decir, solo podemos prestar atención a una cosa a la vez. Cuando se nos presenta más información de la que podemos procesar, la atención se ve sobrepasada.</w:t>
      </w:r>
    </w:p>
    <w:p w:rsidR="00000000" w:rsidDel="00000000" w:rsidP="00000000" w:rsidRDefault="00000000" w:rsidRPr="00000000" w14:paraId="0000006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este ecosistema de mercado, la atención de las personas, se ha transformado hacia una mercancía cuantificable, almacenable y transaccional. Las grandes corporaciones, lejos de competir primordialmente por la venta de productos físicos o software instrumental, van un paso atrás. Compiten por capturar la mayor fracción posible del tiempo diario y de las personas. La atención se constituye así como la mercancía primaria del capitalismo digital, el recurso escaso que las plataformas compiten por capturar y retener. Cada minuto que los usuarios pasan interactuando con una pantalla representa una unidad de valor, la cual las empresas pueden y buscan convertir en ingresos, consolidando así, un modelo económico donde los límites biológicos de la cognición humana constituyen la principal fuente de explotación y extractivismo de recursos.</w:t>
      </w:r>
    </w:p>
    <w:p w:rsidR="00000000" w:rsidDel="00000000" w:rsidP="00000000" w:rsidRDefault="00000000" w:rsidRPr="00000000" w14:paraId="0000006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concepto del sistema económico global alcanza su teorización más rigurosa en el concepto de capitalismo de vigilancia, formulado por Shoshana Zuboff. De acuerdo con la socióloga, el concepto del capitalismo de vigilancia representa una de las transformaciones más profundas del mercado contemporáneo. Caracterizada por tomar la experiencia humana y el comportamiento individual como una materia prima de costo 0, que puede ser traducida en datos valiosos por su capacidad de revelar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sobre el comportamiento social humano. La información rescatada va mucho más allá de la que los usuarios entregan de forma consciente. Los conocidos como </w:t>
      </w:r>
      <w:r w:rsidDel="00000000" w:rsidR="00000000" w:rsidRPr="00000000">
        <w:rPr>
          <w:rFonts w:ascii="Heebo" w:cs="Heebo" w:eastAsia="Heebo" w:hAnsi="Heebo"/>
          <w:i w:val="1"/>
          <w:iCs w:val="1"/>
          <w:sz w:val="20"/>
          <w:szCs w:val="20"/>
          <w:rtl w:val="0"/>
        </w:rPr>
        <w:t xml:space="preserve">metadatos</w:t>
      </w:r>
      <w:r w:rsidDel="00000000" w:rsidR="00000000" w:rsidRPr="00000000">
        <w:rPr>
          <w:rFonts w:ascii="Heebo" w:cs="Heebo" w:eastAsia="Heebo" w:hAnsi="Heebo"/>
          <w:sz w:val="20"/>
          <w:szCs w:val="20"/>
          <w:rtl w:val="0"/>
        </w:rPr>
        <w:t xml:space="preserve"> incluyen aspectos como la velocidad de desplazamiento por la pantalla, las pausas milimétricas ante ciertas imágenes, los horarios exactos de actividad y más.</w:t>
      </w:r>
      <w:ins w:author="MANUEL GALLARDO" w:id="4" w:date="2026-06-23T22:30:25Z">
        <w:commentRangeStart w:id="16"/>
        <w:commentRangeStart w:id="16"/>
        <w:commentRangeEnd w:id="16"/>
        <w:r w:rsidDel="00000000" w:rsidR="00000000" w:rsidRPr="00000000">
          <w:commentReference w:id="16"/>
        </w:r>
        <w:r w:rsidDel="00000000" w:rsidR="00000000" w:rsidRPr="00000000">
          <w:rPr>
            <w:rFonts w:ascii="Heebo" w:cs="Heebo" w:eastAsia="Heebo" w:hAnsi="Heebo"/>
            <w:sz w:val="20"/>
            <w:szCs w:val="20"/>
            <w:rtl w:val="0"/>
            <w:rPrChange w:author="MANUEL GALLARDO" w:id="5" w:date="2026-06-23T22:30:25Z">
              <w:rPr>
                <w:rFonts w:ascii="Heebo" w:cs="Heebo" w:eastAsia="Heebo" w:hAnsi="Heebo"/>
                <w:sz w:val="20"/>
                <w:szCs w:val="20"/>
              </w:rPr>
            </w:rPrChange>
          </w:rPr>
          <w:t xml:space="preserve">~</w:t>
        </w:r>
        <w:del w:author="MANUEL GALLARDO" w:id="4" w:date="2026-06-23T22:30:25Z">
          <w:r w:rsidDel="00000000" w:rsidR="00000000" w:rsidRPr="00000000">
            <w:rPr>
              <w:rFonts w:ascii="Heebo" w:cs="Heebo" w:eastAsia="Heebo" w:hAnsi="Heebo"/>
              <w:sz w:val="20"/>
              <w:szCs w:val="20"/>
              <w:rtl w:val="0"/>
              <w:rPrChange w:author="MANUEL GALLARDO" w:id="5" w:date="2026-06-23T22:30:25Z">
                <w:rPr>
                  <w:rFonts w:ascii="Heebo" w:cs="Heebo" w:eastAsia="Heebo" w:hAnsi="Heebo"/>
                  <w:sz w:val="20"/>
                  <w:szCs w:val="20"/>
                </w:rPr>
              </w:rPrChange>
            </w:rPr>
            <w:delText xml:space="preserve"> </w:delText>
          </w:r>
        </w:del>
      </w:ins>
      <w:del w:author="MANUEL GALLARDO" w:id="4" w:date="2026-06-23T22:30:25Z">
        <w:r w:rsidDel="00000000" w:rsidR="00000000" w:rsidRPr="00000000">
          <w:rPr>
            <w:rFonts w:ascii="Heebo" w:cs="Heebo" w:eastAsia="Heebo" w:hAnsi="Heebo"/>
            <w:sz w:val="20"/>
            <w:szCs w:val="20"/>
            <w:rtl w:val="0"/>
            <w:rPrChange w:author="MANUEL GALLARDO" w:id="5" w:date="2026-06-23T22:30:25Z">
              <w:rPr>
                <w:rFonts w:ascii="Heebo" w:cs="Heebo" w:eastAsia="Heebo" w:hAnsi="Heebo"/>
                <w:sz w:val="20"/>
                <w:szCs w:val="20"/>
              </w:rPr>
            </w:rPrChange>
          </w:rPr>
          <w:delText xml:space="preserve"> Esto permite no solo generar clasificaciones entre los distintos usuarios, sino también parametrizar la creación de contenido, hacia un contenido </w:delText>
        </w:r>
      </w:del>
      <w:r w:rsidDel="00000000" w:rsidR="00000000" w:rsidRPr="00000000">
        <w:rPr>
          <w:rFonts w:ascii="Heebo" w:cs="Heebo" w:eastAsia="Heebo" w:hAnsi="Heebo"/>
          <w:sz w:val="20"/>
          <w:szCs w:val="20"/>
          <w:rtl w:val="0"/>
        </w:rPr>
        <w:t xml:space="preserve">moldeado a medida a tus necesidades y preferencias(Zuboff, 2019).</w:t>
      </w:r>
    </w:p>
    <w:p w:rsidR="00000000" w:rsidDel="00000000" w:rsidP="00000000" w:rsidRDefault="00000000" w:rsidRPr="00000000" w14:paraId="0000006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información conductual es procesada mediante arquitecturas de inteligencia artificial y aprendizaje automático en lo que Zuboff (2019) denomina "fábricas de predicción". El objetivo de estos sistemas no es comprender el comportamiento pasado del usuario, sino fabricar productos de predicción que anticipen lo que el individuo hará, sentirá o comprará en el futuro inmediato. Estos productos se comercializan luego en mercados de datos, donde distintas empresas buscan adquirir certezas sobre el comportamiento humano, todo esto con el objetivo de maximizar la retención, o las ventas. Más allá de conformarse con la observación, las empresas intervienen activamente sobre la conducta de las poblaciones, modificando hábitos a escala mediante el diseño de la arquitectura de la información y los algoritmos del contenido audiovisual.</w:t>
      </w:r>
    </w:p>
    <w:p w:rsidR="00000000" w:rsidDel="00000000" w:rsidP="00000000" w:rsidRDefault="00000000" w:rsidRPr="00000000" w14:paraId="0000006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manera en que logran establecer una relación influencial de este modelo con la vida diaria del usuario es la conexión entre las métricas de retención y la publicidad dirigida. El valor de mercado de un anuncio radica en su capacidad de segmentación, poder mostrar el mensaje preciso ante el usuario específico en el momento de mayor vulnerabilidad a estos estímulos(Zuboff, 2019). Un elemento imprescindible para refinar esos modelos predictivos, es la capacidad de mantener a los conectados el mayor tiempo posible, de modo que la extracción de los metadatos sea tan profunda como la capacidad atencional del sujeto lo permita. Cada segundo adicional de permanencia genera </w:t>
      </w:r>
      <w:r w:rsidDel="00000000" w:rsidR="00000000" w:rsidRPr="00000000">
        <w:rPr>
          <w:rFonts w:ascii="Heebo" w:cs="Heebo" w:eastAsia="Heebo" w:hAnsi="Heebo"/>
          <w:i w:val="1"/>
          <w:iCs w:val="1"/>
          <w:sz w:val="20"/>
          <w:szCs w:val="20"/>
          <w:rtl w:val="0"/>
        </w:rPr>
        <w:t xml:space="preserve">insights </w:t>
      </w:r>
      <w:r w:rsidDel="00000000" w:rsidR="00000000" w:rsidRPr="00000000">
        <w:rPr>
          <w:rFonts w:ascii="Heebo" w:cs="Heebo" w:eastAsia="Heebo" w:hAnsi="Heebo"/>
          <w:sz w:val="20"/>
          <w:szCs w:val="20"/>
          <w:rtl w:val="0"/>
        </w:rPr>
        <w:t xml:space="preserve">facturables, y permite extraer nueva información capaz de calibrar los algoritmos de recomendación.</w:t>
      </w:r>
    </w:p>
    <w:p w:rsidR="00000000" w:rsidDel="00000000" w:rsidP="00000000" w:rsidRDefault="00000000" w:rsidRPr="00000000" w14:paraId="0000006A">
      <w:pPr>
        <w:spacing w:after="300" w:before="300" w:line="360" w:lineRule="auto"/>
        <w:rPr>
          <w:rFonts w:ascii="Heebo" w:cs="Heebo" w:eastAsia="Heebo" w:hAnsi="Heebo"/>
          <w:sz w:val="20"/>
          <w:szCs w:val="20"/>
        </w:rPr>
      </w:pPr>
      <w:commentRangeStart w:id="17"/>
      <w:r w:rsidDel="00000000" w:rsidR="00000000" w:rsidRPr="00000000">
        <w:rPr>
          <w:rFonts w:ascii="Heebo" w:cs="Heebo" w:eastAsia="Heebo" w:hAnsi="Heebo"/>
          <w:sz w:val="20"/>
          <w:szCs w:val="20"/>
          <w:rtl w:val="0"/>
        </w:rPr>
        <w:t xml:space="preserve">Bajo las presiones competitivas propias de este modelo de mercado, la intención de las empresas por maximizar el tiempo de retención de los usuarios en las redes, deja de ser un efecto secundario, para ser una necesidad de las empresas para poder competir. La adicción como modelo de negocio. Cuando toda la competencia utiliza este tipo de estrategias para aumentar sus números, sin importar las consecuencias de ellas, se vuelve imposible competir al mismo grado sin caer en este tipo de estrategias. Así mismo, el aprovechamiento de los mecanismos biológicos a través del diseño de interfaces, genera un escenario donde las métricas de éxito empresarial, moldean un conflicto entre la salud mental y la autonomía cognitiva de los usuarios. Las plataformas se ven forzadas por la lógica del mercado a optimizar sus productos para erosionar el autocontrol, diseñando sistemas que inducen estados de dependencia atencional para asegurar su propia sostenibilidad económica.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6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panorama exige una evaluación ética de las implicaciones de estas tecnologías sobre la autonomía humana. Autores com</w:t>
      </w:r>
      <w:commentRangeStart w:id="18"/>
      <w:r w:rsidDel="00000000" w:rsidR="00000000" w:rsidRPr="00000000">
        <w:rPr>
          <w:rFonts w:ascii="Heebo" w:cs="Heebo" w:eastAsia="Heebo" w:hAnsi="Heebo"/>
          <w:sz w:val="20"/>
          <w:szCs w:val="20"/>
          <w:rtl w:val="0"/>
        </w:rPr>
        <w:t xml:space="preserve">o Byung-Chul Han (2015)</w:t>
      </w:r>
      <w:commentRangeEnd w:id="18"/>
      <w:r w:rsidDel="00000000" w:rsidR="00000000" w:rsidRPr="00000000">
        <w:commentReference w:id="18"/>
      </w:r>
      <w:r w:rsidDel="00000000" w:rsidR="00000000" w:rsidRPr="00000000">
        <w:rPr>
          <w:rFonts w:ascii="Heebo" w:cs="Heebo" w:eastAsia="Heebo" w:hAnsi="Heebo"/>
          <w:sz w:val="20"/>
          <w:szCs w:val="20"/>
          <w:rtl w:val="0"/>
        </w:rPr>
        <w:t xml:space="preserve"> advierten que la captura y modificación de los hábitos mediante interfaces manipuladoras atentan contra el libre albedrío y la dignidad del individuo. Al transformar al ser humano en un sujeto reactivo que opera bajo el procesamiento automático del </w:t>
      </w:r>
      <w:r w:rsidDel="00000000" w:rsidR="00000000" w:rsidRPr="00000000">
        <w:rPr>
          <w:rFonts w:ascii="Heebo" w:cs="Heebo" w:eastAsia="Heebo" w:hAnsi="Heebo"/>
          <w:i w:val="1"/>
          <w:iCs w:val="1"/>
          <w:sz w:val="20"/>
          <w:szCs w:val="20"/>
          <w:rtl w:val="0"/>
        </w:rPr>
        <w:t xml:space="preserve">Sistema 1 </w:t>
      </w:r>
      <w:r w:rsidDel="00000000" w:rsidR="00000000" w:rsidRPr="00000000">
        <w:rPr>
          <w:rFonts w:ascii="Heebo" w:cs="Heebo" w:eastAsia="Heebo" w:hAnsi="Heebo"/>
          <w:sz w:val="20"/>
          <w:szCs w:val="20"/>
          <w:rtl w:val="0"/>
        </w:rPr>
        <w:t xml:space="preserve">(Kahneman, 2011), las plataformas deterioran facultades como la reflexión crítica, la deliberación y la atención sostenida.</w:t>
      </w:r>
    </w:p>
    <w:p w:rsidR="00000000" w:rsidDel="00000000" w:rsidP="00000000" w:rsidRDefault="00000000" w:rsidRPr="00000000" w14:paraId="0000006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síntesis, este ámbito demuestra que la captura atencional</w:t>
      </w:r>
      <w:r w:rsidDel="00000000" w:rsidR="00000000" w:rsidRPr="00000000">
        <w:rPr>
          <w:rFonts w:ascii="Heebo" w:cs="Heebo" w:eastAsia="Heebo" w:hAnsi="Heebo"/>
          <w:b w:val="1"/>
          <w:bCs w:val="1"/>
          <w:sz w:val="20"/>
          <w:szCs w:val="20"/>
          <w:rtl w:val="0"/>
        </w:rPr>
        <w:t xml:space="preserve"> no es un defecto del sistema</w:t>
      </w:r>
      <w:r w:rsidDel="00000000" w:rsidR="00000000" w:rsidRPr="00000000">
        <w:rPr>
          <w:rFonts w:ascii="Heebo" w:cs="Heebo" w:eastAsia="Heebo" w:hAnsi="Heebo"/>
          <w:sz w:val="20"/>
          <w:szCs w:val="20"/>
          <w:rtl w:val="0"/>
        </w:rPr>
        <w:t xml:space="preserve"> sino su lógica de funcionamiento. Existe un incentivo económico estructural para explotar, a través del diseño de interfaces, las vulnerabilidades neurobiológicas descritas en los ámbitos anteriores. El problema, por tanto, no se resuelve apelando a la voluntad individual del usuario ni a su educación digital, pues ambas operan sobre un sujeto cuya capacidad deliberativa ha sido sistemáticamente neutralizada.</w:t>
      </w:r>
    </w:p>
    <w:p w:rsidR="00000000" w:rsidDel="00000000" w:rsidP="00000000" w:rsidRDefault="00000000" w:rsidRPr="00000000" w14:paraId="0000006D">
      <w:pPr>
        <w:pStyle w:val="Heading2"/>
        <w:rPr/>
      </w:pPr>
      <w:bookmarkStart w:colFirst="0" w:colLast="0" w:name="_379sfru8imoi" w:id="14"/>
      <w:bookmarkEnd w:id="14"/>
      <w:r w:rsidDel="00000000" w:rsidR="00000000" w:rsidRPr="00000000">
        <w:rPr>
          <w:rtl w:val="0"/>
        </w:rPr>
        <w:t xml:space="preserve">2.5 Conclusión</w:t>
      </w:r>
    </w:p>
    <w:p w:rsidR="00000000" w:rsidDel="00000000" w:rsidP="00000000" w:rsidRDefault="00000000" w:rsidRPr="00000000" w14:paraId="0000006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análisis de los elementos que constituyen este marco teórico demuestra que los fenómenos de dependencia, distracción y automatización conductual en los entornos digitales no pueden comprenderse de forma aislada en usuarios individuales, debido a falta de fuerza de voluntad o a patologías particulares. Por el contrario, la interacción contemporánea entre el ser humano y las pantallas opera como un circuito cerrado, donde el entorno económico actual (de la economía de la atención) impone los objetivos extractivos, el diseño de interfaces UX/UI despliega las tácticas operativas, y a través de la neurobiología se ejecutan y automatizan los resultados conductuales.</w:t>
      </w:r>
    </w:p>
    <w:p w:rsidR="00000000" w:rsidDel="00000000" w:rsidP="00000000" w:rsidRDefault="00000000" w:rsidRPr="00000000" w14:paraId="0000006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demandas de monetización del capitalismo de vigilancia obligan a las plataformas a competir ferozmente por el tiempo de los usuarios. Con este objetivo, se emplea un diseño que suprime la fricción e implementa patrones y mecanismos capaces de suprimir la reflexión crítica. Las interfaces logran acoplarse a esta idea, pues, están calibradas para aludir a aquellos mecanismos biológicos propios del humano, desarrollados a través de miles de años de evolución. A través de herramientas como el refuerzo variable y la explotación de la dopamina, las interfaces son capaces de “apropiarse” de los métodos de aprendizaje del organismo, creando hábitos y cambios en la conducta.</w:t>
      </w:r>
    </w:p>
    <w:p w:rsidR="00000000" w:rsidDel="00000000" w:rsidP="00000000" w:rsidRDefault="00000000" w:rsidRPr="00000000" w14:paraId="0000007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articulación entre los tres ámbitos explica por qué las respuestas habituales al problema resultan insuficientes. Los intentos por apelar a la voluntad individual fracasan porque opera sobre un sistema de decisiones neutralizado por el diseño de las interfaces; la educación digital presupone una capacidad deliberativa que el procesamiento automático del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ya no ejerce en el momento del uso; y la regulación estatal actúa sobre el incentivo económico, pero no sobre el mecanismo neurobiológico ya instalado en el usuario. Si el problema se ejecuta en el nivel de la interacción entre el cuerpo y la interfaz, es en ese nivel donde una intervención de diseño puede operar.</w:t>
      </w:r>
    </w:p>
    <w:p w:rsidR="00000000" w:rsidDel="00000000" w:rsidP="00000000" w:rsidRDefault="00000000" w:rsidRPr="00000000" w14:paraId="0000007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tecnología digital contemporánea no funciona, </w:t>
      </w:r>
      <w:commentRangeStart w:id="19"/>
      <w:r w:rsidDel="00000000" w:rsidR="00000000" w:rsidRPr="00000000">
        <w:rPr>
          <w:rFonts w:ascii="Heebo" w:cs="Heebo" w:eastAsia="Heebo" w:hAnsi="Heebo"/>
          <w:sz w:val="20"/>
          <w:szCs w:val="20"/>
          <w:rtl w:val="0"/>
        </w:rPr>
        <w:t xml:space="preserve">entonces,</w:t>
      </w:r>
      <w:commentRangeEnd w:id="19"/>
      <w:r w:rsidDel="00000000" w:rsidR="00000000" w:rsidRPr="00000000">
        <w:commentReference w:id="19"/>
      </w:r>
      <w:r w:rsidDel="00000000" w:rsidR="00000000" w:rsidRPr="00000000">
        <w:rPr>
          <w:rFonts w:ascii="Heebo" w:cs="Heebo" w:eastAsia="Heebo" w:hAnsi="Heebo"/>
          <w:sz w:val="20"/>
          <w:szCs w:val="20"/>
          <w:rtl w:val="0"/>
        </w:rPr>
        <w:t xml:space="preserve"> como una herramienta neutral al servicio del desarrollo humano, sino como el engranaje de un sistema socioeconómico que ha convertido las vulnerabilidades biológicas y los recursos cognitivos de la especie en materia prima de extracción. El desafío de diseño planteado es el de intervenir en esa relación cuerpo-interfaz, </w:t>
      </w:r>
      <w:r w:rsidDel="00000000" w:rsidR="00000000" w:rsidRPr="00000000">
        <w:rPr>
          <w:rFonts w:ascii="Heebo" w:cs="Heebo" w:eastAsia="Heebo" w:hAnsi="Heebo"/>
          <w:b w:val="1"/>
          <w:bCs w:val="1"/>
          <w:sz w:val="20"/>
          <w:szCs w:val="20"/>
          <w:rtl w:val="0"/>
        </w:rPr>
        <w:t xml:space="preserve">introduciendo momentos de fricción y consciencia</w:t>
      </w:r>
      <w:r w:rsidDel="00000000" w:rsidR="00000000" w:rsidRPr="00000000">
        <w:rPr>
          <w:rFonts w:ascii="Heebo" w:cs="Heebo" w:eastAsia="Heebo" w:hAnsi="Heebo"/>
          <w:sz w:val="20"/>
          <w:szCs w:val="20"/>
          <w:rtl w:val="0"/>
        </w:rPr>
        <w:t xml:space="preserve"> que le restituyan al usuario su capacidad de decidir conscientemente sobre su propio comportamiento tecnológico.</w:t>
      </w:r>
    </w:p>
    <w:p w:rsidR="00000000" w:rsidDel="00000000" w:rsidP="00000000" w:rsidRDefault="00000000" w:rsidRPr="00000000" w14:paraId="00000072">
      <w:pPr>
        <w:pStyle w:val="Heading1"/>
        <w:numPr>
          <w:ilvl w:val="0"/>
          <w:numId w:val="2"/>
        </w:numPr>
        <w:ind w:left="720" w:hanging="360"/>
        <w:rPr>
          <w:rFonts w:ascii="Heebo" w:cs="Heebo" w:eastAsia="Heebo" w:hAnsi="Heebo"/>
          <w:sz w:val="40"/>
          <w:szCs w:val="40"/>
        </w:rPr>
      </w:pPr>
      <w:bookmarkStart w:colFirst="0" w:colLast="0" w:name="_ao13tbemqkei" w:id="15"/>
      <w:bookmarkEnd w:id="15"/>
      <w:r w:rsidDel="00000000" w:rsidR="00000000" w:rsidRPr="00000000">
        <w:rPr>
          <w:rtl w:val="0"/>
        </w:rPr>
        <w:t xml:space="preserve">Planteamiento de la Problemática</w:t>
      </w:r>
      <w:r w:rsidDel="00000000" w:rsidR="00000000" w:rsidRPr="00000000">
        <w:rPr>
          <w:rtl w:val="0"/>
        </w:rPr>
      </w:r>
    </w:p>
    <w:p w:rsidR="00000000" w:rsidDel="00000000" w:rsidP="00000000" w:rsidRDefault="00000000" w:rsidRPr="00000000" w14:paraId="0000007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smartphone se ha consolidado como el principal dispositivo de acceso a internet y como un acompañante ubicuo de la vida cotidiana. En contextos de alta penetración como el chileno, el acceso a la conectividad ha dejado de ser un problema: hoy lo que se encuentra en disputa no es si las personas pueden conectarse, sino el tipo de relación que establecen con sus dispositivos. Esa relación se ha vuelto problemática no por una falta de voluntad individual, sino por un modelo de diseño que explota mecanismos neurobiológicos para maximizar el tiempo de pantalla, erosionando la capacidad de decisión consciente del usuario sobre su propio uso. </w:t>
      </w:r>
    </w:p>
    <w:p w:rsidR="00000000" w:rsidDel="00000000" w:rsidP="00000000" w:rsidRDefault="00000000" w:rsidRPr="00000000" w14:paraId="00000074">
      <w:pPr>
        <w:pStyle w:val="Heading2"/>
        <w:rPr/>
      </w:pPr>
      <w:bookmarkStart w:colFirst="0" w:colLast="0" w:name="_kbh4m8k61id8" w:id="16"/>
      <w:bookmarkEnd w:id="16"/>
      <w:r w:rsidDel="00000000" w:rsidR="00000000" w:rsidRPr="00000000">
        <w:rPr>
          <w:rtl w:val="0"/>
        </w:rPr>
        <w:t xml:space="preserve">3.1. Datos del Problema</w:t>
      </w:r>
    </w:p>
    <w:p w:rsidR="00000000" w:rsidDel="00000000" w:rsidP="00000000" w:rsidRDefault="00000000" w:rsidRPr="00000000" w14:paraId="0000007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datos disponibles permiten dimensionar la magnitud del fenómeno. A escala global, el usuario promedio de redes sociales dedica 2 horas y 23 minutos diarios a estas plataformas —más de un tercio de su tiempo en línea—, consumo que se intensifica en aplicaciones de scroll infinito como </w:t>
      </w:r>
      <w:r w:rsidDel="00000000" w:rsidR="00000000" w:rsidRPr="00000000">
        <w:rPr>
          <w:rFonts w:ascii="Heebo" w:cs="Heebo" w:eastAsia="Heebo" w:hAnsi="Heebo"/>
          <w:i w:val="1"/>
          <w:iCs w:val="1"/>
          <w:sz w:val="20"/>
          <w:szCs w:val="20"/>
          <w:rtl w:val="0"/>
        </w:rPr>
        <w:t xml:space="preserve">TikTok,</w:t>
      </w:r>
      <w:r w:rsidDel="00000000" w:rsidR="00000000" w:rsidRPr="00000000">
        <w:rPr>
          <w:rFonts w:ascii="Heebo" w:cs="Heebo" w:eastAsia="Heebo" w:hAnsi="Heebo"/>
          <w:sz w:val="20"/>
          <w:szCs w:val="20"/>
          <w:rtl w:val="0"/>
        </w:rPr>
        <w:t xml:space="preserve"> con un promedio de 34 horas mensuales por usuario (Kemp, 2024). A esto se suma una mediana de 237 notificaciones y hasta 51 desbloqueos diarios (Common Sense Media, 2023). En Chile, la décima Encuesta de Acceso y Uso de Internet (SUBTEL &amp; Cadem, 2024) registra que el 94,3% de los hogares cuenta con acceso propio y pagado a la red, con 112,6 accesos móviles por cada 100 habitantes.</w:t>
      </w:r>
    </w:p>
    <w:p w:rsidR="00000000" w:rsidDel="00000000" w:rsidP="00000000" w:rsidRDefault="00000000" w:rsidRPr="00000000" w14:paraId="00000076">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Como complemento, se realizó un registro del tiempo de pantalla diario de diez personas durante una semana. El promedio fue de 4,5 horas diarias, con un máximo individual de 6,7 horas, y un uso mayor durante el fin de semana (4,8 h) que en días hábiles (4,3 h) —dato consistente con la hipótesis de que el tiempo no estructurado actúa como principal disparador del uso.</w:t>
      </w:r>
    </w:p>
    <w:p w:rsidR="00000000" w:rsidDel="00000000" w:rsidP="00000000" w:rsidRDefault="00000000" w:rsidRPr="00000000" w14:paraId="00000077">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78">
      <w:pPr>
        <w:pStyle w:val="Heading2"/>
        <w:rPr/>
      </w:pPr>
      <w:bookmarkStart w:colFirst="0" w:colLast="0" w:name="_j99zcztduocb" w:id="17"/>
      <w:bookmarkEnd w:id="17"/>
      <w:r w:rsidDel="00000000" w:rsidR="00000000" w:rsidRPr="00000000">
        <w:rPr>
          <w:rtl w:val="0"/>
        </w:rPr>
        <w:t xml:space="preserve">3.2. Aristas del Problema</w:t>
      </w:r>
    </w:p>
    <w:p w:rsidR="00000000" w:rsidDel="00000000" w:rsidP="00000000" w:rsidRDefault="00000000" w:rsidRPr="00000000" w14:paraId="0000007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relación con el dispositivo presenta cuatro aristas críticas. La primera es la </w:t>
      </w:r>
      <w:r w:rsidDel="00000000" w:rsidR="00000000" w:rsidRPr="00000000">
        <w:rPr>
          <w:rFonts w:ascii="Heebo" w:cs="Heebo" w:eastAsia="Heebo" w:hAnsi="Heebo"/>
          <w:b w:val="1"/>
          <w:bCs w:val="1"/>
          <w:sz w:val="20"/>
          <w:szCs w:val="20"/>
          <w:rtl w:val="0"/>
        </w:rPr>
        <w:t xml:space="preserve">saturación atencional</w:t>
      </w:r>
      <w:r w:rsidDel="00000000" w:rsidR="00000000" w:rsidRPr="00000000">
        <w:rPr>
          <w:rFonts w:ascii="Heebo" w:cs="Heebo" w:eastAsia="Heebo" w:hAnsi="Heebo"/>
          <w:sz w:val="20"/>
          <w:szCs w:val="20"/>
          <w:rtl w:val="0"/>
        </w:rPr>
        <w:t xml:space="preserve">: el flujo constante de notificaciones y desbloqueos fragmenta la atención sostenida (Common Sense Media, 2023). La segunda es la </w:t>
      </w:r>
      <w:r w:rsidDel="00000000" w:rsidR="00000000" w:rsidRPr="00000000">
        <w:rPr>
          <w:rFonts w:ascii="Heebo" w:cs="Heebo" w:eastAsia="Heebo" w:hAnsi="Heebo"/>
          <w:b w:val="1"/>
          <w:bCs w:val="1"/>
          <w:sz w:val="20"/>
          <w:szCs w:val="20"/>
          <w:rtl w:val="0"/>
        </w:rPr>
        <w:t xml:space="preserve">multifuncionalidad como factor de dependencia</w:t>
      </w:r>
      <w:r w:rsidDel="00000000" w:rsidR="00000000" w:rsidRPr="00000000">
        <w:rPr>
          <w:rFonts w:ascii="Heebo" w:cs="Heebo" w:eastAsia="Heebo" w:hAnsi="Heebo"/>
          <w:sz w:val="20"/>
          <w:szCs w:val="20"/>
          <w:rtl w:val="0"/>
        </w:rPr>
        <w:t xml:space="preserve">: al concentrar trabajo, entretenimiento y comunicación en un solo objeto, el smartphone eleva la carga cognitiva y dificulta el desapego. La tercera es la </w:t>
      </w:r>
      <w:r w:rsidDel="00000000" w:rsidR="00000000" w:rsidRPr="00000000">
        <w:rPr>
          <w:rFonts w:ascii="Heebo" w:cs="Heebo" w:eastAsia="Heebo" w:hAnsi="Heebo"/>
          <w:b w:val="1"/>
          <w:bCs w:val="1"/>
          <w:sz w:val="20"/>
          <w:szCs w:val="20"/>
          <w:rtl w:val="0"/>
        </w:rPr>
        <w:t xml:space="preserve">fricción asimétrica del diseño</w:t>
      </w:r>
      <w:r w:rsidDel="00000000" w:rsidR="00000000" w:rsidRPr="00000000">
        <w:rPr>
          <w:rFonts w:ascii="Heebo" w:cs="Heebo" w:eastAsia="Heebo" w:hAnsi="Heebo"/>
          <w:sz w:val="20"/>
          <w:szCs w:val="20"/>
          <w:rtl w:val="0"/>
        </w:rPr>
        <w:t xml:space="preserve">: las plataformas eliminan toda barrera para iniciar el consumo —reproduciendo contenido automáticamente— mientras complejizan el abandono de la sesión. La cuarta es la </w:t>
      </w:r>
      <w:r w:rsidDel="00000000" w:rsidR="00000000" w:rsidRPr="00000000">
        <w:rPr>
          <w:rFonts w:ascii="Heebo" w:cs="Heebo" w:eastAsia="Heebo" w:hAnsi="Heebo"/>
          <w:b w:val="1"/>
          <w:bCs w:val="1"/>
          <w:sz w:val="20"/>
          <w:szCs w:val="20"/>
          <w:rtl w:val="0"/>
        </w:rPr>
        <w:t xml:space="preserve">pérdida de autonomía consciente</w:t>
      </w:r>
      <w:r w:rsidDel="00000000" w:rsidR="00000000" w:rsidRPr="00000000">
        <w:rPr>
          <w:rFonts w:ascii="Heebo" w:cs="Heebo" w:eastAsia="Heebo" w:hAnsi="Heebo"/>
          <w:sz w:val="20"/>
          <w:szCs w:val="20"/>
          <w:rtl w:val="0"/>
        </w:rPr>
        <w:t xml:space="preserve">: los usuarios reconocen el carácter problemático de su consumo sin lograr mitigarlo.</w:t>
      </w:r>
    </w:p>
    <w:p w:rsidR="00000000" w:rsidDel="00000000" w:rsidP="00000000" w:rsidRDefault="00000000" w:rsidRPr="00000000" w14:paraId="0000007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comprender esta última arista es necesario distinguir dos dinámicas dentro del comportamiento del usuario: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en el que la persona entra al dispositivo con una intención clara y un propósito consciente(trabajar, responder un mensaje), y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en el que es capturada por estímulos automatizados y algoritmos de recomendación, como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Instagram Reels, TikTok o YouTube Shorts</w:t>
      </w:r>
      <w:r w:rsidDel="00000000" w:rsidR="00000000" w:rsidRPr="00000000">
        <w:rPr>
          <w:rFonts w:ascii="Heebo" w:cs="Heebo" w:eastAsia="Heebo" w:hAnsi="Heebo"/>
          <w:sz w:val="20"/>
          <w:szCs w:val="20"/>
          <w:rtl w:val="0"/>
        </w:rPr>
        <w:t xml:space="preserve"> sin una decisión deliberada. La pérdida de autonomía no consiste en usar el dispositivo, sino en el paso involuntario del primer modo al segundo.</w:t>
      </w:r>
    </w:p>
    <w:p w:rsidR="00000000" w:rsidDel="00000000" w:rsidP="00000000" w:rsidRDefault="00000000" w:rsidRPr="00000000" w14:paraId="0000007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dimensión se corroboró en la investigación primaria de este proyecto mediante un sondeo a </w:t>
      </w:r>
      <w:commentRangeStart w:id="20"/>
      <w:r w:rsidDel="00000000" w:rsidR="00000000" w:rsidRPr="00000000">
        <w:rPr>
          <w:rFonts w:ascii="Heebo" w:cs="Heebo" w:eastAsia="Heebo" w:hAnsi="Heebo"/>
          <w:sz w:val="20"/>
          <w:szCs w:val="20"/>
          <w:rtl w:val="0"/>
        </w:rPr>
        <w:t xml:space="preserve">cinco adultos</w:t>
      </w:r>
      <w:commentRangeEnd w:id="20"/>
      <w:r w:rsidDel="00000000" w:rsidR="00000000" w:rsidRPr="00000000">
        <w:commentReference w:id="20"/>
      </w:r>
      <w:r w:rsidDel="00000000" w:rsidR="00000000" w:rsidRPr="00000000">
        <w:rPr>
          <w:rFonts w:ascii="Heebo" w:cs="Heebo" w:eastAsia="Heebo" w:hAnsi="Heebo"/>
          <w:sz w:val="20"/>
          <w:szCs w:val="20"/>
          <w:rtl w:val="0"/>
        </w:rPr>
        <w:t xml:space="preserve"> jóvenes con uso autopercibido como problemático. Los participantes describieron su vínculo con las plataformas con conceptos como "hábito", "apego ansioso" o "droga". El disparador de ese paso involuntario hacia el uso de arrastre resultó ser el tiempo no estructurado, pausas, tiempos de espera o aburrimiento, y el estado posterior al consumo fue consistentemente negativo, marcado por el agotamiento y la culpa. Esto coincide con la evidencia internacional, según la cual más de dos tercios de los jóvenes manifiestan dificultad para distanciarse de la tecnología y recurren a ella como mecanismo de evasión emocional (Common Sense Media, 2023).</w:t>
      </w:r>
    </w:p>
    <w:p w:rsidR="00000000" w:rsidDel="00000000" w:rsidP="00000000" w:rsidRDefault="00000000" w:rsidRPr="00000000" w14:paraId="0000007C">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7D">
      <w:pPr>
        <w:pStyle w:val="Heading2"/>
        <w:rPr/>
      </w:pPr>
      <w:bookmarkStart w:colFirst="0" w:colLast="0" w:name="_z92kjo710s5z" w:id="18"/>
      <w:bookmarkEnd w:id="18"/>
      <w:r w:rsidDel="00000000" w:rsidR="00000000" w:rsidRPr="00000000">
        <w:rPr>
          <w:rtl w:val="0"/>
        </w:rPr>
        <w:t xml:space="preserve">3.3. Oportunidad de Diseño</w:t>
      </w:r>
    </w:p>
    <w:p w:rsidR="00000000" w:rsidDel="00000000" w:rsidP="00000000" w:rsidRDefault="00000000" w:rsidRPr="00000000" w14:paraId="0000007E">
      <w:pPr>
        <w:rPr>
          <w:rFonts w:ascii="Heebo" w:cs="Heebo" w:eastAsia="Heebo" w:hAnsi="Heebo"/>
          <w:sz w:val="20"/>
          <w:szCs w:val="20"/>
        </w:rPr>
      </w:pPr>
      <w:r w:rsidDel="00000000" w:rsidR="00000000" w:rsidRPr="00000000">
        <w:rPr>
          <w:rFonts w:ascii="Heebo" w:cs="Heebo" w:eastAsia="Heebo" w:hAnsi="Heebo"/>
          <w:sz w:val="20"/>
          <w:szCs w:val="20"/>
          <w:rtl w:val="0"/>
        </w:rPr>
        <w:t xml:space="preserve">El problema, por tanto, no responde a una falta de voluntad individual, sino a un modelo de diseño que explota mecanismos neurobiológicos para maximizar el tiempo de pantalla, erosionando la autonomía atencional del usuario. De aquí emerge la oportunidad de diseño: intervenir en la relación entre la persona y su dispositivo para restituir la capacidad de decidir conscientemente sobre el propio uso. A diferencia de las estrategias de bloqueo o eliminación, las cuales resultan ineficaces frente a un usuario que necesita el dispositivo para trabajar y termina por des-sensibilizarse ante las restricciones, la oportunidad está en distinguir el uso dirigido del uso de arrastre dentro de la misma experiencia, e introducir momentos de </w:t>
      </w:r>
      <w:r w:rsidDel="00000000" w:rsidR="00000000" w:rsidRPr="00000000">
        <w:rPr>
          <w:rFonts w:ascii="Heebo" w:cs="Heebo" w:eastAsia="Heebo" w:hAnsi="Heebo"/>
          <w:b w:val="1"/>
          <w:bCs w:val="1"/>
          <w:sz w:val="20"/>
          <w:szCs w:val="20"/>
          <w:rtl w:val="0"/>
        </w:rPr>
        <w:t xml:space="preserve">decisión consciente</w:t>
      </w:r>
      <w:r w:rsidDel="00000000" w:rsidR="00000000" w:rsidRPr="00000000">
        <w:rPr>
          <w:rFonts w:ascii="Heebo" w:cs="Heebo" w:eastAsia="Heebo" w:hAnsi="Heebo"/>
          <w:sz w:val="20"/>
          <w:szCs w:val="20"/>
          <w:rtl w:val="0"/>
        </w:rPr>
        <w:t xml:space="preserve"> allí donde el diseño actual los ha suprimido. </w:t>
      </w:r>
    </w:p>
    <w:p w:rsidR="00000000" w:rsidDel="00000000" w:rsidP="00000000" w:rsidRDefault="00000000" w:rsidRPr="00000000" w14:paraId="0000007F">
      <w:pPr>
        <w:pStyle w:val="Heading1"/>
        <w:spacing w:after="0" w:before="0" w:line="360" w:lineRule="auto"/>
        <w:rPr>
          <w:sz w:val="20"/>
          <w:szCs w:val="20"/>
        </w:rPr>
      </w:pPr>
      <w:bookmarkStart w:colFirst="0" w:colLast="0" w:name="_b1mhsd9gf3y3" w:id="19"/>
      <w:bookmarkEnd w:id="19"/>
      <w:r w:rsidDel="00000000" w:rsidR="00000000" w:rsidRPr="00000000">
        <w:rPr>
          <w:rtl w:val="0"/>
        </w:rPr>
      </w:r>
    </w:p>
    <w:p w:rsidR="00000000" w:rsidDel="00000000" w:rsidP="00000000" w:rsidRDefault="00000000" w:rsidRPr="00000000" w14:paraId="00000080">
      <w:pPr>
        <w:pStyle w:val="Heading1"/>
        <w:numPr>
          <w:ilvl w:val="0"/>
          <w:numId w:val="2"/>
        </w:numPr>
        <w:spacing w:after="0" w:before="0" w:line="360" w:lineRule="auto"/>
        <w:ind w:left="720" w:hanging="360"/>
        <w:rPr>
          <w:rFonts w:ascii="Heebo" w:cs="Heebo" w:eastAsia="Heebo" w:hAnsi="Heebo"/>
          <w:sz w:val="40"/>
          <w:szCs w:val="40"/>
        </w:rPr>
      </w:pPr>
      <w:bookmarkStart w:colFirst="0" w:colLast="0" w:name="_1thx6skfv86l" w:id="20"/>
      <w:bookmarkEnd w:id="20"/>
      <w:r w:rsidDel="00000000" w:rsidR="00000000" w:rsidRPr="00000000">
        <w:rPr>
          <w:rtl w:val="0"/>
        </w:rPr>
        <w:t xml:space="preserve">Formulación de Proyecto</w:t>
      </w:r>
      <w:r w:rsidDel="00000000" w:rsidR="00000000" w:rsidRPr="00000000">
        <w:rPr>
          <w:rtl w:val="0"/>
        </w:rPr>
      </w:r>
    </w:p>
    <w:p w:rsidR="00000000" w:rsidDel="00000000" w:rsidP="00000000" w:rsidRDefault="00000000" w:rsidRPr="00000000" w14:paraId="00000081">
      <w:pPr>
        <w:pStyle w:val="Heading2"/>
        <w:rPr/>
      </w:pPr>
      <w:bookmarkStart w:colFirst="0" w:colLast="0" w:name="_1ntiszo1gye5" w:id="21"/>
      <w:bookmarkEnd w:id="21"/>
      <w:r w:rsidDel="00000000" w:rsidR="00000000" w:rsidRPr="00000000">
        <w:rPr>
          <w:rtl w:val="0"/>
        </w:rPr>
        <w:t xml:space="preserve">4.1 Hipótesis</w:t>
      </w:r>
    </w:p>
    <w:p w:rsidR="00000000" w:rsidDel="00000000" w:rsidP="00000000" w:rsidRDefault="00000000" w:rsidRPr="00000000" w14:paraId="00000082">
      <w:pPr>
        <w:rPr>
          <w:rFonts w:ascii="Heebo" w:cs="Heebo" w:eastAsia="Heebo" w:hAnsi="Heebo"/>
          <w:sz w:val="20"/>
          <w:szCs w:val="20"/>
        </w:rPr>
      </w:pPr>
      <w:r w:rsidDel="00000000" w:rsidR="00000000" w:rsidRPr="00000000">
        <w:rPr>
          <w:rFonts w:ascii="Heebo" w:cs="Heebo" w:eastAsia="Heebo" w:hAnsi="Heebo"/>
          <w:sz w:val="20"/>
          <w:szCs w:val="20"/>
          <w:rtl w:val="0"/>
        </w:rPr>
        <w:t xml:space="preserve">El diseño de una intervención que reintroduzca momentos de decisión consciente en el flujo de uso automático del smartphone mediante una fricción adaptativa permitirá restituir la capacidad de decisión sobre el propio comportamiento tecnológico, reduciendo el uso no intencional de forma duradera. </w:t>
      </w:r>
    </w:p>
    <w:p w:rsidR="00000000" w:rsidDel="00000000" w:rsidP="00000000" w:rsidRDefault="00000000" w:rsidRPr="00000000" w14:paraId="00000083">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4">
      <w:pPr>
        <w:rPr>
          <w:rFonts w:ascii="Heebo" w:cs="Heebo" w:eastAsia="Heebo" w:hAnsi="Heebo"/>
          <w:sz w:val="20"/>
          <w:szCs w:val="20"/>
        </w:rPr>
      </w:pPr>
      <w:r w:rsidDel="00000000" w:rsidR="00000000" w:rsidRPr="00000000">
        <w:rPr>
          <w:rFonts w:ascii="Heebo" w:cs="Heebo" w:eastAsia="Heebo" w:hAnsi="Heebo"/>
          <w:sz w:val="20"/>
          <w:szCs w:val="20"/>
          <w:rtl w:val="0"/>
        </w:rPr>
        <w:t xml:space="preserve">Nota: fricción adaptativa refiere a  que se endurece cuando el automatismo domina y se libera a medida que el usuario recupera el control.</w:t>
      </w:r>
    </w:p>
    <w:p w:rsidR="00000000" w:rsidDel="00000000" w:rsidP="00000000" w:rsidRDefault="00000000" w:rsidRPr="00000000" w14:paraId="00000085">
      <w:pPr>
        <w:pStyle w:val="Heading2"/>
        <w:rPr/>
      </w:pPr>
      <w:bookmarkStart w:colFirst="0" w:colLast="0" w:name="_6cjfang66lj5" w:id="22"/>
      <w:bookmarkEnd w:id="22"/>
      <w:r w:rsidDel="00000000" w:rsidR="00000000" w:rsidRPr="00000000">
        <w:rPr>
          <w:rtl w:val="0"/>
        </w:rPr>
        <w:t xml:space="preserve">4.2 Objetivos</w:t>
      </w:r>
    </w:p>
    <w:p w:rsidR="00000000" w:rsidDel="00000000" w:rsidP="00000000" w:rsidRDefault="00000000" w:rsidRPr="00000000" w14:paraId="00000086">
      <w:pPr>
        <w:pStyle w:val="Heading3"/>
        <w:rPr>
          <w:rFonts w:ascii="Heebo" w:cs="Heebo" w:eastAsia="Heebo" w:hAnsi="Heebo"/>
        </w:rPr>
      </w:pPr>
      <w:bookmarkStart w:colFirst="0" w:colLast="0" w:name="_4mcb3v5wp8fr" w:id="23"/>
      <w:bookmarkEnd w:id="23"/>
      <w:r w:rsidDel="00000000" w:rsidR="00000000" w:rsidRPr="00000000">
        <w:rPr>
          <w:rFonts w:ascii="Heebo" w:cs="Heebo" w:eastAsia="Heebo" w:hAnsi="Heebo"/>
          <w:rtl w:val="0"/>
        </w:rPr>
        <w:t xml:space="preserve">4.2.1 Objetivo General</w:t>
      </w:r>
    </w:p>
    <w:p w:rsidR="00000000" w:rsidDel="00000000" w:rsidP="00000000" w:rsidRDefault="00000000" w:rsidRPr="00000000" w14:paraId="00000087">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8">
      <w:pPr>
        <w:rPr>
          <w:rFonts w:ascii="Heebo" w:cs="Heebo" w:eastAsia="Heebo" w:hAnsi="Heebo"/>
          <w:sz w:val="20"/>
          <w:szCs w:val="20"/>
        </w:rPr>
      </w:pPr>
      <w:r w:rsidDel="00000000" w:rsidR="00000000" w:rsidRPr="00000000">
        <w:rPr>
          <w:rFonts w:ascii="Heebo" w:cs="Heebo" w:eastAsia="Heebo" w:hAnsi="Heebo"/>
          <w:sz w:val="20"/>
          <w:szCs w:val="20"/>
          <w:rtl w:val="0"/>
        </w:rPr>
        <w:t xml:space="preserve">Contribuir a que adultos jóvenes con uso no intencional recurrente del smartphone recuperen la capacidad de decidir conscientemente sobre su comportamiento tecnológico, reduciendo como consecuencia el uso compulsivo en contextos de tiempo no estructurado, mediante una intervención de diseño. </w:t>
      </w:r>
    </w:p>
    <w:p w:rsidR="00000000" w:rsidDel="00000000" w:rsidP="00000000" w:rsidRDefault="00000000" w:rsidRPr="00000000" w14:paraId="00000089">
      <w:pPr>
        <w:pStyle w:val="Heading3"/>
        <w:rPr>
          <w:rFonts w:ascii="Heebo" w:cs="Heebo" w:eastAsia="Heebo" w:hAnsi="Heebo"/>
        </w:rPr>
      </w:pPr>
      <w:bookmarkStart w:colFirst="0" w:colLast="0" w:name="_pj5xremd90wi" w:id="24"/>
      <w:bookmarkEnd w:id="24"/>
      <w:r w:rsidDel="00000000" w:rsidR="00000000" w:rsidRPr="00000000">
        <w:rPr>
          <w:rFonts w:ascii="Heebo" w:cs="Heebo" w:eastAsia="Heebo" w:hAnsi="Heebo"/>
          <w:rtl w:val="0"/>
        </w:rPr>
        <w:t xml:space="preserve">4.2.2 Objetivos específicos</w:t>
      </w:r>
    </w:p>
    <w:p w:rsidR="00000000" w:rsidDel="00000000" w:rsidP="00000000" w:rsidRDefault="00000000" w:rsidRPr="00000000" w14:paraId="0000008A">
      <w:pPr>
        <w:pStyle w:val="Heading4"/>
        <w:rPr>
          <w:rFonts w:ascii="Heebo" w:cs="Heebo" w:eastAsia="Heebo" w:hAnsi="Heebo"/>
        </w:rPr>
      </w:pPr>
      <w:bookmarkStart w:colFirst="0" w:colLast="0" w:name="_1d56eqdavn3h" w:id="25"/>
      <w:bookmarkEnd w:id="25"/>
      <w:r w:rsidDel="00000000" w:rsidR="00000000" w:rsidRPr="00000000">
        <w:rPr>
          <w:rFonts w:ascii="Heebo" w:cs="Heebo" w:eastAsia="Heebo" w:hAnsi="Heebo"/>
          <w:rtl w:val="0"/>
        </w:rPr>
        <w:t xml:space="preserve">Objetivos de Investigación</w:t>
      </w:r>
    </w:p>
    <w:p w:rsidR="00000000" w:rsidDel="00000000" w:rsidP="00000000" w:rsidRDefault="00000000" w:rsidRPr="00000000" w14:paraId="0000008B">
      <w:pPr>
        <w:rPr>
          <w:rFonts w:ascii="Heebo" w:cs="Heebo" w:eastAsia="Heebo" w:hAnsi="Heebo"/>
          <w:sz w:val="20"/>
          <w:szCs w:val="20"/>
        </w:rPr>
      </w:pPr>
      <w:r w:rsidDel="00000000" w:rsidR="00000000" w:rsidRPr="00000000">
        <w:rPr>
          <w:rFonts w:ascii="Heebo" w:cs="Heebo" w:eastAsia="Heebo" w:hAnsi="Heebo"/>
          <w:sz w:val="20"/>
          <w:szCs w:val="20"/>
          <w:rtl w:val="0"/>
        </w:rPr>
        <w:t xml:space="preserve">Caracterizar las estrategias de autorregulación que los usuarios emplean actualmente y las razones de su fracaso, </w:t>
      </w:r>
      <w:r w:rsidDel="00000000" w:rsidR="00000000" w:rsidRPr="00000000">
        <w:rPr>
          <w:rFonts w:ascii="Heebo" w:cs="Heebo" w:eastAsia="Heebo" w:hAnsi="Heebo"/>
          <w:b w:val="1"/>
          <w:bCs w:val="1"/>
          <w:sz w:val="20"/>
          <w:szCs w:val="20"/>
          <w:rtl w:val="0"/>
        </w:rPr>
        <w:t xml:space="preserve">para fundamentar los principios de la intervención en evidencia real.</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8C">
      <w:pPr>
        <w:pStyle w:val="Heading4"/>
        <w:rPr>
          <w:rFonts w:ascii="Heebo" w:cs="Heebo" w:eastAsia="Heebo" w:hAnsi="Heebo"/>
        </w:rPr>
      </w:pPr>
      <w:bookmarkStart w:colFirst="0" w:colLast="0" w:name="_qke1wkiutdve" w:id="26"/>
      <w:bookmarkEnd w:id="26"/>
      <w:commentRangeStart w:id="21"/>
      <w:r w:rsidDel="00000000" w:rsidR="00000000" w:rsidRPr="00000000">
        <w:rPr>
          <w:rFonts w:ascii="Heebo" w:cs="Heebo" w:eastAsia="Heebo" w:hAnsi="Heebo"/>
          <w:rtl w:val="0"/>
        </w:rPr>
        <w:t xml:space="preserve">Objetivos de Prototipado</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D">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Definir los principios de diseño de una intervención que interrumpa el uso automático y favorezca la decisión consciente, </w:t>
      </w:r>
      <w:r w:rsidDel="00000000" w:rsidR="00000000" w:rsidRPr="00000000">
        <w:rPr>
          <w:rFonts w:ascii="Heebo" w:cs="Heebo" w:eastAsia="Heebo" w:hAnsi="Heebo"/>
          <w:b w:val="1"/>
          <w:bCs w:val="1"/>
          <w:sz w:val="20"/>
          <w:szCs w:val="20"/>
          <w:rtl w:val="0"/>
        </w:rPr>
        <w:t xml:space="preserve">traduciendo los hallazgos de la investigación en una propuesta testeable.</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8E">
      <w:pPr>
        <w:pStyle w:val="Heading4"/>
        <w:rPr>
          <w:rFonts w:ascii="Heebo" w:cs="Heebo" w:eastAsia="Heebo" w:hAnsi="Heebo"/>
        </w:rPr>
      </w:pPr>
      <w:bookmarkStart w:colFirst="0" w:colLast="0" w:name="_a49e37ul1y8g" w:id="27"/>
      <w:bookmarkEnd w:id="27"/>
      <w:r w:rsidDel="00000000" w:rsidR="00000000" w:rsidRPr="00000000">
        <w:rPr>
          <w:rFonts w:ascii="Heebo" w:cs="Heebo" w:eastAsia="Heebo" w:hAnsi="Heebo"/>
          <w:rtl w:val="0"/>
        </w:rPr>
        <w:t xml:space="preserve">Objetivos de Validación</w:t>
      </w:r>
    </w:p>
    <w:p w:rsidR="00000000" w:rsidDel="00000000" w:rsidP="00000000" w:rsidRDefault="00000000" w:rsidRPr="00000000" w14:paraId="0000008F">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Evaluar mediante testeo con usuarios en qué medida la intervención favorece la recuperación de agencia y reduce el uso no intencional, y si esta perdura en el tiempo, </w:t>
      </w:r>
      <w:r w:rsidDel="00000000" w:rsidR="00000000" w:rsidRPr="00000000">
        <w:rPr>
          <w:rFonts w:ascii="Heebo" w:cs="Heebo" w:eastAsia="Heebo" w:hAnsi="Heebo"/>
          <w:b w:val="1"/>
          <w:bCs w:val="1"/>
          <w:sz w:val="20"/>
          <w:szCs w:val="20"/>
          <w:rtl w:val="0"/>
        </w:rPr>
        <w:t xml:space="preserve">para validar su efectividad y orientar su desarrollo.</w:t>
      </w:r>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90">
      <w:pPr>
        <w:pStyle w:val="Heading2"/>
        <w:rPr/>
      </w:pPr>
      <w:bookmarkStart w:colFirst="0" w:colLast="0" w:name="_umostmo7wpvd" w:id="28"/>
      <w:bookmarkEnd w:id="28"/>
      <w:r w:rsidDel="00000000" w:rsidR="00000000" w:rsidRPr="00000000">
        <w:rPr>
          <w:rtl w:val="0"/>
        </w:rPr>
        <w:t xml:space="preserve">4.3. Mapa de Actores</w:t>
      </w:r>
    </w:p>
    <w:p w:rsidR="00000000" w:rsidDel="00000000" w:rsidP="00000000" w:rsidRDefault="00000000" w:rsidRPr="00000000" w14:paraId="00000091">
      <w:pPr>
        <w:ind w:left="0" w:firstLine="0"/>
        <w:rPr>
          <w:rFonts w:ascii="Heebo" w:cs="Heebo" w:eastAsia="Heebo" w:hAnsi="Heebo"/>
          <w:b w:val="1"/>
          <w:bCs w:val="1"/>
          <w:sz w:val="20"/>
          <w:szCs w:val="20"/>
        </w:rPr>
      </w:pPr>
      <w:r w:rsidDel="00000000" w:rsidR="00000000" w:rsidRPr="00000000">
        <w:rPr>
          <w:rFonts w:ascii="Heebo" w:cs="Heebo" w:eastAsia="Heebo" w:hAnsi="Heebo"/>
          <w:sz w:val="20"/>
          <w:szCs w:val="20"/>
        </w:rPr>
        <w:drawing>
          <wp:inline distB="114300" distT="114300" distL="114300" distR="114300">
            <wp:extent cx="5731200" cy="490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El mapa revela una estructura en la cual el usuario no se encuentra únicamente enfrentado a su propia voluntad, sino inmerso en una colisión de intereses opuestos. Por un lado, se ubican aquellos actores que tienen un poderoso incentivo económico para capturar y retener su atención; por el otro, se encuentran quienes buscan intervenir para restituir su autonomía y control.</w:t>
      </w:r>
      <w:r w:rsidDel="00000000" w:rsidR="00000000" w:rsidRPr="00000000">
        <w:rPr>
          <w:rtl w:val="0"/>
        </w:rPr>
      </w:r>
    </w:p>
    <w:p w:rsidR="00000000" w:rsidDel="00000000" w:rsidP="00000000" w:rsidRDefault="00000000" w:rsidRPr="00000000" w14:paraId="00000093">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Al construir el mapa se hace evidente una asimetría que no era obvia desde el planteamiento inicial: una profunda desproporción de poder. El usuario, de manera individual, se enfrenta en soledad a equipos profesionales, multidisciplinarios y altamente coordinados, donde neurocientíficos, psicólogos y diseñadores colaboran en un trabajo que incluye maximizar su retención. Es precisamente esta enorme desproporción de fuerzas la que justifica y exige que el diseño intervenga activamente a favor del individuo.</w:t>
      </w:r>
      <w:r w:rsidDel="00000000" w:rsidR="00000000" w:rsidRPr="00000000">
        <w:rPr>
          <w:rtl w:val="0"/>
        </w:rPr>
      </w:r>
    </w:p>
    <w:p w:rsidR="00000000" w:rsidDel="00000000" w:rsidP="00000000" w:rsidRDefault="00000000" w:rsidRPr="00000000" w14:paraId="0000009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hallazgo clave demuestra que disciplinas como el diseño UX, la psicología y la neurociencia están presentes en ambos lados del mapa. La diferencia fundamental no radica en la herramienta en sí, sino en el interés al que sirve. Aquí es donde se posiciona este proyecto: toma esas mismas disciplinas estratégicas, pero las cambia de bando para ponerlas, de forma genuina, al servicio del usuario. Esta reapropiación de las herramientas del diseño persuasivo, ahora orientadas a la autonomía, constituye el núcleo ético del proyecto.</w:t>
      </w:r>
    </w:p>
    <w:p w:rsidR="00000000" w:rsidDel="00000000" w:rsidP="00000000" w:rsidRDefault="00000000" w:rsidRPr="00000000" w14:paraId="00000095">
      <w:pPr>
        <w:pStyle w:val="Heading2"/>
        <w:rPr/>
      </w:pPr>
      <w:bookmarkStart w:colFirst="0" w:colLast="0" w:name="_xn0wo1qr0vp2" w:id="29"/>
      <w:bookmarkEnd w:id="29"/>
      <w:r w:rsidDel="00000000" w:rsidR="00000000" w:rsidRPr="00000000">
        <w:rPr>
          <w:rtl w:val="0"/>
        </w:rPr>
        <w:t xml:space="preserve">4.4. Definición de Proyectos</w:t>
      </w:r>
    </w:p>
    <w:p w:rsidR="00000000" w:rsidDel="00000000" w:rsidP="00000000" w:rsidRDefault="00000000" w:rsidRPr="00000000" w14:paraId="00000096">
      <w:pPr>
        <w:pStyle w:val="Heading3"/>
        <w:rPr>
          <w:rFonts w:ascii="Heebo" w:cs="Heebo" w:eastAsia="Heebo" w:hAnsi="Heebo"/>
        </w:rPr>
      </w:pPr>
      <w:bookmarkStart w:colFirst="0" w:colLast="0" w:name="_ul0apu557jhc" w:id="30"/>
      <w:bookmarkEnd w:id="30"/>
      <w:r w:rsidDel="00000000" w:rsidR="00000000" w:rsidRPr="00000000">
        <w:rPr>
          <w:rFonts w:ascii="Heebo" w:cs="Heebo" w:eastAsia="Heebo" w:hAnsi="Heebo"/>
          <w:rtl w:val="0"/>
        </w:rPr>
        <w:t xml:space="preserve">4.4.1. ¿Qué?</w:t>
      </w:r>
    </w:p>
    <w:p w:rsidR="00000000" w:rsidDel="00000000" w:rsidP="00000000" w:rsidRDefault="00000000" w:rsidRPr="00000000" w14:paraId="00000097">
      <w:pPr>
        <w:rPr/>
      </w:pPr>
      <w:r w:rsidDel="00000000" w:rsidR="00000000" w:rsidRPr="00000000">
        <w:rPr>
          <w:rtl w:val="0"/>
        </w:rPr>
        <w:t xml:space="preserve">Una inte</w:t>
      </w:r>
      <w:commentRangeStart w:id="22"/>
      <w:r w:rsidDel="00000000" w:rsidR="00000000" w:rsidRPr="00000000">
        <w:rPr>
          <w:rtl w:val="0"/>
        </w:rPr>
        <w:t xml:space="preserve">rvención digital</w:t>
      </w:r>
      <w:commentRangeEnd w:id="22"/>
      <w:r w:rsidDel="00000000" w:rsidR="00000000" w:rsidRPr="00000000">
        <w:commentReference w:id="22"/>
      </w:r>
      <w:r w:rsidDel="00000000" w:rsidR="00000000" w:rsidRPr="00000000">
        <w:rPr>
          <w:rtl w:val="0"/>
        </w:rPr>
        <w:t xml:space="preserve"> de fricción y consciencia que opera sobre el uso del smartphone, interrumpiendo el consumo automático empujado por el algoritmo, sin afectar el uso dirigido. Mediante fricción adaptativa que se endurece o libera según el grado de intencionalidad en el uso del usuario.</w:t>
      </w:r>
    </w:p>
    <w:p w:rsidR="00000000" w:rsidDel="00000000" w:rsidP="00000000" w:rsidRDefault="00000000" w:rsidRPr="00000000" w14:paraId="00000098">
      <w:pPr>
        <w:pStyle w:val="Heading3"/>
        <w:rPr>
          <w:rFonts w:ascii="Heebo" w:cs="Heebo" w:eastAsia="Heebo" w:hAnsi="Heebo"/>
        </w:rPr>
      </w:pPr>
      <w:bookmarkStart w:colFirst="0" w:colLast="0" w:name="_uzzvoxn8s5vz" w:id="31"/>
      <w:bookmarkEnd w:id="31"/>
      <w:r w:rsidDel="00000000" w:rsidR="00000000" w:rsidRPr="00000000">
        <w:rPr>
          <w:rFonts w:ascii="Heebo" w:cs="Heebo" w:eastAsia="Heebo" w:hAnsi="Heebo"/>
          <w:rtl w:val="0"/>
        </w:rPr>
        <w:t xml:space="preserve">4.4.2. ¿Por qué?</w:t>
      </w:r>
    </w:p>
    <w:p w:rsidR="00000000" w:rsidDel="00000000" w:rsidP="00000000" w:rsidRDefault="00000000" w:rsidRPr="00000000" w14:paraId="00000099">
      <w:pPr>
        <w:rPr/>
      </w:pPr>
      <w:r w:rsidDel="00000000" w:rsidR="00000000" w:rsidRPr="00000000">
        <w:rPr>
          <w:rtl w:val="0"/>
        </w:rPr>
        <w:t xml:space="preserve">Porque el uso compulsivo del celular no es una falla de voluntad individual, sino el resultado de un diseño que explota mecanismos neurobiológicos para capturar la atención. Las estrategias existentes fallan, el bloqueo total genera desensibilización, y la fuerza de voluntad opera sobre una capacidad deliberativa que el diseño ha neutralizado. Se requiere una intervención que devuelva al usuario la decisión consciente en el momento exacto del automatismo. </w:t>
      </w:r>
    </w:p>
    <w:p w:rsidR="00000000" w:rsidDel="00000000" w:rsidP="00000000" w:rsidRDefault="00000000" w:rsidRPr="00000000" w14:paraId="0000009A">
      <w:pPr>
        <w:pStyle w:val="Heading3"/>
        <w:rPr>
          <w:rFonts w:ascii="Heebo" w:cs="Heebo" w:eastAsia="Heebo" w:hAnsi="Heebo"/>
        </w:rPr>
      </w:pPr>
      <w:bookmarkStart w:colFirst="0" w:colLast="0" w:name="_gb5m6hwmgmj7" w:id="32"/>
      <w:bookmarkEnd w:id="32"/>
      <w:r w:rsidDel="00000000" w:rsidR="00000000" w:rsidRPr="00000000">
        <w:rPr>
          <w:rFonts w:ascii="Heebo" w:cs="Heebo" w:eastAsia="Heebo" w:hAnsi="Heebo"/>
          <w:rtl w:val="0"/>
        </w:rPr>
        <w:t xml:space="preserve">4.4.3. ¿Cómo?</w:t>
      </w:r>
    </w:p>
    <w:p w:rsidR="00000000" w:rsidDel="00000000" w:rsidP="00000000" w:rsidRDefault="00000000" w:rsidRPr="00000000" w14:paraId="0000009B">
      <w:pPr>
        <w:rPr/>
      </w:pPr>
      <w:r w:rsidDel="00000000" w:rsidR="00000000" w:rsidRPr="00000000">
        <w:rPr>
          <w:rtl w:val="0"/>
        </w:rPr>
        <w:t xml:space="preserve">Mediante una fricción que se activa selectivamente, distinguiendo el uso dirigido a través del origen del contenido (seleccionado o recomendado). La fricción reintroduce un momento de decisión consciente, rompiendo el automatismo, insertando una pausa o visibilizando la consecuencia del uso. Considera una retirada paulatina a medida que el usuario recupera agencia. </w:t>
      </w:r>
    </w:p>
    <w:p w:rsidR="00000000" w:rsidDel="00000000" w:rsidP="00000000" w:rsidRDefault="00000000" w:rsidRPr="00000000" w14:paraId="0000009C">
      <w:pPr>
        <w:pStyle w:val="Heading3"/>
        <w:rPr>
          <w:rFonts w:ascii="Heebo" w:cs="Heebo" w:eastAsia="Heebo" w:hAnsi="Heebo"/>
        </w:rPr>
      </w:pPr>
      <w:bookmarkStart w:colFirst="0" w:colLast="0" w:name="_iy2eemewcuqn" w:id="33"/>
      <w:bookmarkEnd w:id="33"/>
      <w:commentRangeStart w:id="23"/>
      <w:r w:rsidDel="00000000" w:rsidR="00000000" w:rsidRPr="00000000">
        <w:rPr>
          <w:rFonts w:ascii="Heebo" w:cs="Heebo" w:eastAsia="Heebo" w:hAnsi="Heebo"/>
          <w:rtl w:val="0"/>
        </w:rPr>
        <w:t xml:space="preserve">4.4.4. ¿Dónde y Cuándo?</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t xml:space="preserve">No en un lugar físico, sino en un momento. El instante del "agarre automático", cuando el usuario abre la app o se inclina hacia el uso no consciente, sin una decisión deliberada. Los momentos críticos identificados son los de tiempo no estructurado: la mañana, la noche, las pausas y los momentos de tiempo libre, donde es más difícil elegir una alternativa por sobre el scroll. </w:t>
      </w:r>
      <w:r w:rsidDel="00000000" w:rsidR="00000000" w:rsidRPr="00000000">
        <w:rPr>
          <w:rtl w:val="0"/>
        </w:rPr>
      </w:r>
    </w:p>
    <w:p w:rsidR="00000000" w:rsidDel="00000000" w:rsidP="00000000" w:rsidRDefault="00000000" w:rsidRPr="00000000" w14:paraId="0000009E">
      <w:pPr>
        <w:pStyle w:val="Heading2"/>
        <w:rPr/>
      </w:pPr>
      <w:bookmarkStart w:colFirst="0" w:colLast="0" w:name="_70zzdb75duyo" w:id="34"/>
      <w:bookmarkEnd w:id="34"/>
      <w:r w:rsidDel="00000000" w:rsidR="00000000" w:rsidRPr="00000000">
        <w:rPr>
          <w:rtl w:val="0"/>
        </w:rPr>
        <w:t xml:space="preserve">4.5. Metodología y Plan de Trabajo </w:t>
      </w:r>
    </w:p>
    <w:p w:rsidR="00000000" w:rsidDel="00000000" w:rsidP="00000000" w:rsidRDefault="00000000" w:rsidRPr="00000000" w14:paraId="0000009F">
      <w:pPr>
        <w:pStyle w:val="Heading3"/>
        <w:rPr>
          <w:rFonts w:ascii="Heebo" w:cs="Heebo" w:eastAsia="Heebo" w:hAnsi="Heebo"/>
        </w:rPr>
      </w:pPr>
      <w:bookmarkStart w:colFirst="0" w:colLast="0" w:name="_y68y4qmmpxcf" w:id="35"/>
      <w:bookmarkEnd w:id="35"/>
      <w:r w:rsidDel="00000000" w:rsidR="00000000" w:rsidRPr="00000000">
        <w:rPr>
          <w:rFonts w:ascii="Heebo" w:cs="Heebo" w:eastAsia="Heebo" w:hAnsi="Heebo"/>
          <w:rtl w:val="0"/>
        </w:rPr>
        <w:t xml:space="preserve">Etapa 1: Investigación</w:t>
      </w:r>
    </w:p>
    <w:p w:rsidR="00000000" w:rsidDel="00000000" w:rsidP="00000000" w:rsidRDefault="00000000" w:rsidRPr="00000000" w14:paraId="000000A0">
      <w:pPr>
        <w:rPr>
          <w:rFonts w:ascii="Heebo" w:cs="Heebo" w:eastAsia="Heebo" w:hAnsi="Heebo"/>
          <w:sz w:val="20"/>
          <w:szCs w:val="20"/>
        </w:rPr>
      </w:pPr>
      <w:r w:rsidDel="00000000" w:rsidR="00000000" w:rsidRPr="00000000">
        <w:rPr>
          <w:rFonts w:ascii="Heebo" w:cs="Heebo" w:eastAsia="Heebo" w:hAnsi="Heebo"/>
          <w:sz w:val="20"/>
          <w:szCs w:val="20"/>
          <w:rtl w:val="0"/>
        </w:rPr>
        <w:t xml:space="preserve">Existen múltiples mecanismos para reducir el uso del celular, la mayoría de fácil acceso, pero cuya efectividad es situacional: los usuarios entrevistados reportan que su efecto es esporádico y tiende a desvanecerse con el tiempo. Esta etapa busca caracterizar qué estrategias emplean actualmente los usuarios y por qué fracasan, así como validar las bases teóricas del proyecto.</w:t>
      </w:r>
    </w:p>
    <w:p w:rsidR="00000000" w:rsidDel="00000000" w:rsidP="00000000" w:rsidRDefault="00000000" w:rsidRPr="00000000" w14:paraId="000000A1">
      <w:pPr>
        <w:rPr>
          <w:rFonts w:ascii="Heebo" w:cs="Heebo" w:eastAsia="Heebo" w:hAnsi="Heebo"/>
          <w:sz w:val="20"/>
          <w:szCs w:val="20"/>
        </w:rPr>
      </w:pPr>
      <w:r w:rsidDel="00000000" w:rsidR="00000000" w:rsidRPr="00000000">
        <w:rPr>
          <w:rFonts w:ascii="Heebo" w:cs="Heebo" w:eastAsia="Heebo" w:hAnsi="Heebo"/>
          <w:sz w:val="20"/>
          <w:szCs w:val="20"/>
          <w:rtl w:val="0"/>
        </w:rPr>
        <w:t xml:space="preserve">Para ello se emplean tres métodos: entrevistas a usuarios con uso autopercibido como problemático, orientadas a levantar sus estrategias de autorregulación y los motivos de su abandono; entrevistas a expertos (psicología de las adicciones, neurociencia) que validen o corrijan el marco teórico; y un ejercicio de contraste en que los usuarios posicionan los mecanismos según esfuerzo y efectividad percibidos, comparándolo con el posicionamiento teórico propuesto.</w:t>
      </w:r>
    </w:p>
    <w:p w:rsidR="00000000" w:rsidDel="00000000" w:rsidP="00000000" w:rsidRDefault="00000000" w:rsidRPr="00000000" w14:paraId="000000A2">
      <w:pPr>
        <w:rPr>
          <w:rFonts w:ascii="Heebo" w:cs="Heebo" w:eastAsia="Heebo" w:hAnsi="Heebo"/>
          <w:sz w:val="20"/>
          <w:szCs w:val="20"/>
        </w:rPr>
      </w:pPr>
      <w:r w:rsidDel="00000000" w:rsidR="00000000" w:rsidRPr="00000000">
        <w:rPr>
          <w:rFonts w:ascii="Heebo" w:cs="Heebo" w:eastAsia="Heebo" w:hAnsi="Heebo"/>
          <w:sz w:val="20"/>
          <w:szCs w:val="20"/>
          <w:rtl w:val="0"/>
        </w:rPr>
        <w:t xml:space="preserve">Resultado esperado: una caracterización fundamentada de la autorregulación actual y de los mecanismos más prometedores, que oriente la etapa de prototipado.</w:t>
      </w:r>
    </w:p>
    <w:p w:rsidR="00000000" w:rsidDel="00000000" w:rsidP="00000000" w:rsidRDefault="00000000" w:rsidRPr="00000000" w14:paraId="000000A3">
      <w:pPr>
        <w:pStyle w:val="Heading3"/>
        <w:rPr/>
      </w:pPr>
      <w:bookmarkStart w:colFirst="0" w:colLast="0" w:name="_e02qlrvvttsk" w:id="36"/>
      <w:bookmarkEnd w:id="36"/>
      <w:r w:rsidDel="00000000" w:rsidR="00000000" w:rsidRPr="00000000">
        <w:rPr>
          <w:rtl w:val="0"/>
        </w:rPr>
        <w:t xml:space="preserve">Etapa 2: Prototipado</w:t>
      </w:r>
    </w:p>
    <w:p w:rsidR="00000000" w:rsidDel="00000000" w:rsidP="00000000" w:rsidRDefault="00000000" w:rsidRPr="00000000" w14:paraId="000000A4">
      <w:pPr>
        <w:rPr>
          <w:rFonts w:ascii="Heebo" w:cs="Heebo" w:eastAsia="Heebo" w:hAnsi="Heebo"/>
          <w:sz w:val="20"/>
          <w:szCs w:val="20"/>
        </w:rPr>
      </w:pPr>
      <w:r w:rsidDel="00000000" w:rsidR="00000000" w:rsidRPr="00000000">
        <w:rPr>
          <w:rFonts w:ascii="Heebo" w:cs="Heebo" w:eastAsia="Heebo" w:hAnsi="Heebo"/>
          <w:sz w:val="20"/>
          <w:szCs w:val="20"/>
          <w:rtl w:val="0"/>
        </w:rPr>
        <w:t xml:space="preserve">A partir de lo encontrado en la investigación, el objetivo es bajar la teoría a la realidad. Transformar la idea de una "fricción que ayuda a tomar consciencia" hacia principios de diseño claros y prototipos rápidos en papel o baja fidelidad. El trabajo se va a enfocar en darle forma a los tres momentos de la fricción (romper el automatismo, meter una pausa y mostrar las consecuencias) y en probar cómo van bajando los niveles de intensidad a medida que el usuario recupera el control. En este punto voy a bocetar y armar prototipos una y otra vez, sin definir todavía un soporte técnico definitivo (eventualmente puede ser una app, una extensión del sistema operativo, entre otros). </w:t>
      </w:r>
    </w:p>
    <w:p w:rsidR="00000000" w:rsidDel="00000000" w:rsidP="00000000" w:rsidRDefault="00000000" w:rsidRPr="00000000" w14:paraId="000000A5">
      <w:pPr>
        <w:pStyle w:val="Heading3"/>
        <w:rPr/>
      </w:pPr>
      <w:bookmarkStart w:colFirst="0" w:colLast="0" w:name="_kyte01z575l0" w:id="37"/>
      <w:bookmarkEnd w:id="37"/>
      <w:r w:rsidDel="00000000" w:rsidR="00000000" w:rsidRPr="00000000">
        <w:rPr>
          <w:rtl w:val="0"/>
        </w:rPr>
        <w:t xml:space="preserve">Etapa 3: Validación</w:t>
      </w:r>
    </w:p>
    <w:p w:rsidR="00000000" w:rsidDel="00000000" w:rsidP="00000000" w:rsidRDefault="00000000" w:rsidRPr="00000000" w14:paraId="000000A6">
      <w:pPr>
        <w:rPr>
          <w:rFonts w:ascii="Heebo" w:cs="Heebo" w:eastAsia="Heebo" w:hAnsi="Heebo"/>
          <w:sz w:val="20"/>
          <w:szCs w:val="20"/>
        </w:rPr>
      </w:pPr>
      <w:r w:rsidDel="00000000" w:rsidR="00000000" w:rsidRPr="00000000">
        <w:rPr>
          <w:rFonts w:ascii="Heebo" w:cs="Heebo" w:eastAsia="Heebo" w:hAnsi="Heebo"/>
          <w:sz w:val="20"/>
          <w:szCs w:val="20"/>
          <w:rtl w:val="0"/>
        </w:rPr>
        <w:t xml:space="preserve">En esta etapa toca poner el prototipo frente a usuarios reales para ver si la intervención de verdad funciona. El testeo va a medir si definitivamente se logra disminuir el uso no intencional, comparándolo con el uso del celular de los usuarios, previo a las pruebas. Es importante también, medir si aquel cambio perdura en el tiempo cuando el sistema empieza disminuye su rigidez.</w:t>
      </w:r>
    </w:p>
    <w:p w:rsidR="00000000" w:rsidDel="00000000" w:rsidP="00000000" w:rsidRDefault="00000000" w:rsidRPr="00000000" w14:paraId="000000A7">
      <w:pPr>
        <w:pStyle w:val="Heading1"/>
        <w:rPr/>
      </w:pPr>
      <w:bookmarkStart w:colFirst="0" w:colLast="0" w:name="_q49p2dujuvea" w:id="38"/>
      <w:bookmarkEnd w:id="38"/>
      <w:commentRangeStart w:id="24"/>
      <w:r w:rsidDel="00000000" w:rsidR="00000000" w:rsidRPr="00000000">
        <w:rPr>
          <w:rtl w:val="0"/>
        </w:rPr>
        <w:t xml:space="preserve">5. Propuesta Proyectual</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A8">
      <w:pPr>
        <w:pStyle w:val="Heading2"/>
        <w:rPr/>
      </w:pPr>
      <w:bookmarkStart w:colFirst="0" w:colLast="0" w:name="_olptuwlhpa3e" w:id="39"/>
      <w:bookmarkEnd w:id="39"/>
      <w:commentRangeStart w:id="25"/>
      <w:r w:rsidDel="00000000" w:rsidR="00000000" w:rsidRPr="00000000">
        <w:rPr>
          <w:rtl w:val="0"/>
        </w:rPr>
        <w:t xml:space="preserve">5.1. Abanico de Posibilidades</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A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permite identificar un abanico de mecanismos de diseño capaces de intervenir en el uso no intencional del smartphone. Estos pueden agruparse en cuatro categorías según el tipo de palanca psicológica que activan:</w:t>
      </w:r>
    </w:p>
    <w:p w:rsidR="00000000" w:rsidDel="00000000" w:rsidP="00000000" w:rsidRDefault="00000000" w:rsidRPr="00000000" w14:paraId="000000AA">
      <w:pPr>
        <w:numPr>
          <w:ilvl w:val="0"/>
          <w:numId w:val="1"/>
        </w:numPr>
        <w:spacing w:after="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Refuerzo:</w:t>
      </w:r>
      <w:r w:rsidDel="00000000" w:rsidR="00000000" w:rsidRPr="00000000">
        <w:rPr>
          <w:rFonts w:ascii="Heebo" w:cs="Heebo" w:eastAsia="Heebo" w:hAnsi="Heebo"/>
          <w:sz w:val="20"/>
          <w:szCs w:val="20"/>
          <w:rtl w:val="0"/>
        </w:rPr>
        <w:t xml:space="preserve"> aquellos mecanismos que buscan moldear la conducta asociando el uso (o el no-uso) del celular a una consecuencia, ya sea una recompensa que incentiva o un castigo que disuade. Operan sobre el mismo sistema dopaminérgico de aprendizaje conductual descrito en el marco teórico </w:t>
      </w:r>
      <w:commentRangeStart w:id="26"/>
      <w:r w:rsidDel="00000000" w:rsidR="00000000" w:rsidRPr="00000000">
        <w:rPr>
          <w:rFonts w:ascii="Heebo" w:cs="Heebo" w:eastAsia="Heebo" w:hAnsi="Heebo"/>
          <w:sz w:val="20"/>
          <w:szCs w:val="20"/>
          <w:rtl w:val="0"/>
        </w:rPr>
        <w:t xml:space="preserve">(Wood &amp; Neal, 2007), condicionando al usuario mediante estímulos externos. El problema de este mecanismo radica en su cercanía con los procedimientos usados para potenciar el uso del celular y maximizar el tiempo en pantalla.</w:t>
      </w:r>
      <w:r w:rsidDel="00000000" w:rsidR="00000000" w:rsidRPr="00000000">
        <w:rPr>
          <w:rtl w:val="0"/>
        </w:rPr>
      </w:r>
    </w:p>
    <w:p w:rsidR="00000000" w:rsidDel="00000000" w:rsidP="00000000" w:rsidRDefault="00000000" w:rsidRPr="00000000" w14:paraId="000000AB">
      <w:pPr>
        <w:numPr>
          <w:ilvl w:val="0"/>
          <w:numId w:val="1"/>
        </w:numPr>
        <w:spacing w:after="0" w:before="0" w:lineRule="auto"/>
        <w:ind w:left="720" w:hanging="360"/>
        <w:rPr>
          <w:sz w:val="20"/>
          <w:szCs w:val="20"/>
        </w:rPr>
      </w:pPr>
      <w:r w:rsidDel="00000000" w:rsidR="00000000" w:rsidRPr="00000000">
        <w:rPr>
          <w:rFonts w:ascii="Heebo" w:cs="Heebo" w:eastAsia="Heebo" w:hAnsi="Heebo"/>
          <w:b w:val="1"/>
          <w:bCs w:val="1"/>
          <w:sz w:val="20"/>
          <w:szCs w:val="20"/>
          <w:rtl w:val="0"/>
        </w:rPr>
        <w:t xml:space="preserve">Fricción:</w:t>
      </w:r>
      <w:r w:rsidDel="00000000" w:rsidR="00000000" w:rsidRPr="00000000">
        <w:rPr>
          <w:rFonts w:ascii="Heebo" w:cs="Heebo" w:eastAsia="Heebo" w:hAnsi="Heebo"/>
          <w:sz w:val="20"/>
          <w:szCs w:val="20"/>
          <w:rtl w:val="0"/>
        </w:rPr>
        <w:t xml:space="preserve"> estrategias que consisten en añadir dificultad u obstáculos al flujo habitual del usuario. Si la reducción de la fricción ha logrado que pasemos horas scrolleando a diario, añadir cierto esfuerzo a la decisión de usar el celular puede limitar su uso no intencionado.</w:t>
      </w:r>
      <w:r w:rsidDel="00000000" w:rsidR="00000000" w:rsidRPr="00000000">
        <w:rPr>
          <w:rtl w:val="0"/>
        </w:rPr>
      </w:r>
    </w:p>
    <w:p w:rsidR="00000000" w:rsidDel="00000000" w:rsidP="00000000" w:rsidRDefault="00000000" w:rsidRPr="00000000" w14:paraId="000000AC">
      <w:pPr>
        <w:numPr>
          <w:ilvl w:val="0"/>
          <w:numId w:val="1"/>
        </w:numPr>
        <w:spacing w:after="0" w:before="0" w:lineRule="auto"/>
        <w:ind w:left="720" w:hanging="360"/>
        <w:rPr>
          <w:sz w:val="20"/>
          <w:szCs w:val="20"/>
        </w:rPr>
      </w:pPr>
      <w:r w:rsidDel="00000000" w:rsidR="00000000" w:rsidRPr="00000000">
        <w:rPr>
          <w:rFonts w:ascii="Heebo" w:cs="Heebo" w:eastAsia="Heebo" w:hAnsi="Heebo"/>
          <w:b w:val="1"/>
          <w:bCs w:val="1"/>
          <w:sz w:val="20"/>
          <w:szCs w:val="20"/>
          <w:rtl w:val="0"/>
        </w:rPr>
        <w:t xml:space="preserve">Sustracción:</w:t>
      </w:r>
      <w:r w:rsidDel="00000000" w:rsidR="00000000" w:rsidRPr="00000000">
        <w:rPr>
          <w:rFonts w:ascii="Heebo" w:cs="Heebo" w:eastAsia="Heebo" w:hAnsi="Heebo"/>
          <w:sz w:val="20"/>
          <w:szCs w:val="20"/>
          <w:rtl w:val="0"/>
        </w:rPr>
        <w:t xml:space="preserve"> procedimiento sostenido en la eliminación total o parcial del elemento u objeto que causa el uso compulsivo. En su punto más radical, pasa por alto las intenciones reales del usuario y elimina la posibilidad de decisión.</w:t>
      </w:r>
      <w:r w:rsidDel="00000000" w:rsidR="00000000" w:rsidRPr="00000000">
        <w:rPr>
          <w:rtl w:val="0"/>
        </w:rPr>
      </w:r>
    </w:p>
    <w:p w:rsidR="00000000" w:rsidDel="00000000" w:rsidP="00000000" w:rsidRDefault="00000000" w:rsidRPr="00000000" w14:paraId="000000AD">
      <w:pPr>
        <w:numPr>
          <w:ilvl w:val="0"/>
          <w:numId w:val="1"/>
        </w:numPr>
        <w:spacing w:after="300" w:before="0" w:lineRule="auto"/>
        <w:ind w:left="720" w:hanging="360"/>
        <w:rPr>
          <w:sz w:val="20"/>
          <w:szCs w:val="20"/>
        </w:rPr>
      </w:pPr>
      <w:r w:rsidDel="00000000" w:rsidR="00000000" w:rsidRPr="00000000">
        <w:rPr>
          <w:rFonts w:ascii="Heebo" w:cs="Heebo" w:eastAsia="Heebo" w:hAnsi="Heebo"/>
          <w:b w:val="1"/>
          <w:bCs w:val="1"/>
          <w:sz w:val="20"/>
          <w:szCs w:val="20"/>
          <w:rtl w:val="0"/>
        </w:rPr>
        <w:t xml:space="preserve">Consciencia:</w:t>
      </w:r>
      <w:r w:rsidDel="00000000" w:rsidR="00000000" w:rsidRPr="00000000">
        <w:rPr>
          <w:rFonts w:ascii="Heebo" w:cs="Heebo" w:eastAsia="Heebo" w:hAnsi="Heebo"/>
          <w:sz w:val="20"/>
          <w:szCs w:val="20"/>
          <w:rtl w:val="0"/>
        </w:rPr>
        <w:t xml:space="preserve"> procesos que buscan hacer consciente al usuario de su comportamiento y uso del celular, entregándole información que eventualmente le permitirá tomar la decisión de usar menos el celular.</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A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Con el fin de analizar la pertinencia de cada estrategia, se emplea una matriz de evaluación que categoriza los mecanismos en función de tres variables críticas:</w:t>
      </w:r>
    </w:p>
    <w:p w:rsidR="00000000" w:rsidDel="00000000" w:rsidP="00000000" w:rsidRDefault="00000000" w:rsidRPr="00000000" w14:paraId="000000AF">
      <w:pPr>
        <w:numPr>
          <w:ilvl w:val="0"/>
          <w:numId w:val="3"/>
        </w:numPr>
        <w:spacing w:after="0" w:before="300" w:lineRule="auto"/>
        <w:ind w:left="720" w:hanging="360"/>
        <w:rPr>
          <w:sz w:val="20"/>
          <w:szCs w:val="20"/>
        </w:rPr>
      </w:pPr>
      <w:r w:rsidDel="00000000" w:rsidR="00000000" w:rsidRPr="00000000">
        <w:rPr>
          <w:rFonts w:ascii="Heebo" w:cs="Heebo" w:eastAsia="Heebo" w:hAnsi="Heebo"/>
          <w:b w:val="1"/>
          <w:bCs w:val="1"/>
          <w:sz w:val="20"/>
          <w:szCs w:val="20"/>
          <w:rtl w:val="0"/>
        </w:rPr>
        <w:t xml:space="preserve">Efectividad:</w:t>
      </w:r>
      <w:r w:rsidDel="00000000" w:rsidR="00000000" w:rsidRPr="00000000">
        <w:rPr>
          <w:rFonts w:ascii="Heebo" w:cs="Heebo" w:eastAsia="Heebo" w:hAnsi="Heebo"/>
          <w:sz w:val="20"/>
          <w:szCs w:val="20"/>
          <w:rtl w:val="0"/>
        </w:rPr>
        <w:t xml:space="preserve"> el potencial del mecanismo para conseguir que el usuario reduzca de manera real su consumo no intencionado del dispositivo móvil.</w:t>
      </w:r>
      <w:r w:rsidDel="00000000" w:rsidR="00000000" w:rsidRPr="00000000">
        <w:rPr>
          <w:rtl w:val="0"/>
        </w:rPr>
      </w:r>
    </w:p>
    <w:p w:rsidR="00000000" w:rsidDel="00000000" w:rsidP="00000000" w:rsidRDefault="00000000" w:rsidRPr="00000000" w14:paraId="000000B0">
      <w:pPr>
        <w:numPr>
          <w:ilvl w:val="0"/>
          <w:numId w:val="3"/>
        </w:numPr>
        <w:spacing w:after="0" w:before="0" w:lineRule="auto"/>
        <w:ind w:left="720" w:hanging="360"/>
        <w:rPr>
          <w:sz w:val="20"/>
          <w:szCs w:val="20"/>
        </w:rPr>
      </w:pPr>
      <w:r w:rsidDel="00000000" w:rsidR="00000000" w:rsidRPr="00000000">
        <w:rPr>
          <w:rFonts w:ascii="Heebo" w:cs="Heebo" w:eastAsia="Heebo" w:hAnsi="Heebo"/>
          <w:b w:val="1"/>
          <w:bCs w:val="1"/>
          <w:sz w:val="20"/>
          <w:szCs w:val="20"/>
          <w:rtl w:val="0"/>
        </w:rPr>
        <w:t xml:space="preserve">Nivel de esfuerzo:</w:t>
      </w:r>
      <w:r w:rsidDel="00000000" w:rsidR="00000000" w:rsidRPr="00000000">
        <w:rPr>
          <w:rFonts w:ascii="Heebo" w:cs="Heebo" w:eastAsia="Heebo" w:hAnsi="Heebo"/>
          <w:sz w:val="20"/>
          <w:szCs w:val="20"/>
          <w:rtl w:val="0"/>
        </w:rPr>
        <w:t xml:space="preserve"> el grado de exigencia que el proceso impone a la persona.</w:t>
      </w:r>
      <w:r w:rsidDel="00000000" w:rsidR="00000000" w:rsidRPr="00000000">
        <w:rPr>
          <w:rtl w:val="0"/>
        </w:rPr>
      </w:r>
    </w:p>
    <w:p w:rsidR="00000000" w:rsidDel="00000000" w:rsidP="00000000" w:rsidRDefault="00000000" w:rsidRPr="00000000" w14:paraId="000000B1">
      <w:pPr>
        <w:numPr>
          <w:ilvl w:val="0"/>
          <w:numId w:val="3"/>
        </w:numPr>
        <w:spacing w:after="300" w:before="0" w:lineRule="auto"/>
        <w:ind w:left="720" w:hanging="360"/>
        <w:rPr>
          <w:sz w:val="20"/>
          <w:szCs w:val="20"/>
        </w:rPr>
      </w:pPr>
      <w:r w:rsidDel="00000000" w:rsidR="00000000" w:rsidRPr="00000000">
        <w:rPr>
          <w:rFonts w:ascii="Heebo" w:cs="Heebo" w:eastAsia="Heebo" w:hAnsi="Heebo"/>
          <w:b w:val="1"/>
          <w:bCs w:val="1"/>
          <w:sz w:val="20"/>
          <w:szCs w:val="20"/>
          <w:rtl w:val="0"/>
        </w:rPr>
        <w:t xml:space="preserve">Agencia recuperada:</w:t>
      </w:r>
      <w:r w:rsidDel="00000000" w:rsidR="00000000" w:rsidRPr="00000000">
        <w:rPr>
          <w:rFonts w:ascii="Heebo" w:cs="Heebo" w:eastAsia="Heebo" w:hAnsi="Heebo"/>
          <w:sz w:val="20"/>
          <w:szCs w:val="20"/>
          <w:rtl w:val="0"/>
        </w:rPr>
        <w:t xml:space="preserve"> examina si la modificación de la conducta se internaliza en el usuario de forma permanente o si, por el contrario, el cambio solo persiste mientras la herramienta permanece activa.</w:t>
      </w:r>
      <w:r w:rsidDel="00000000" w:rsidR="00000000" w:rsidRPr="00000000">
        <w:rPr>
          <w:rtl w:val="0"/>
        </w:rPr>
      </w:r>
    </w:p>
    <w:p w:rsidR="00000000" w:rsidDel="00000000" w:rsidP="00000000" w:rsidRDefault="00000000" w:rsidRPr="00000000" w14:paraId="000000B2">
      <w:pPr>
        <w:spacing w:after="300" w:before="300" w:lineRule="auto"/>
        <w:rPr>
          <w:rFonts w:ascii="Heebo" w:cs="Heebo" w:eastAsia="Heebo" w:hAnsi="Heebo"/>
          <w:sz w:val="20"/>
          <w:szCs w:val="20"/>
        </w:rPr>
      </w:pPr>
      <w:commentRangeStart w:id="27"/>
      <w:r w:rsidDel="00000000" w:rsidR="00000000" w:rsidRPr="00000000">
        <w:rPr>
          <w:rFonts w:ascii="Heebo" w:cs="Heebo" w:eastAsia="Heebo" w:hAnsi="Heebo"/>
          <w:sz w:val="20"/>
          <w:szCs w:val="20"/>
          <w:rtl w:val="0"/>
        </w:rPr>
        <w:t xml:space="preserve">La efectividad se mide en el eje horizontal (X) y el nivel de esfuerzo requerido por el usuario en el eje vertical (Y). La agencia se representa en tres niveles, según quién es el principal actor de la decisión: agencia nula (color rojo), cuando es el mecanismo quien decide por el usuario; agencia asistida (color azul), cuando el mecanismo actúa como una ayuda para que el usuario tome la decisión; y agencia plena (color verde), cuando la decisión recae por completo en el usuario y el mecanismo solo es el activador de esa decisión.</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B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Cuando los mecanismos se sitúan en función de estas variables, emerge una tensión estructural. Aquellos ubicados en el cuadrante de alta efectividad y bajo esfuerzo, que en principio parecen los más ideales, son los que menos perduran en el tiempo: son efectivos mientras están activos, pero el usuario se vuelve dependiente de ellos para evitar el uso no intencional, sin internalizar ningún cambio propio.</w:t>
      </w:r>
    </w:p>
    <w:p w:rsidR="00000000" w:rsidDel="00000000" w:rsidP="00000000" w:rsidRDefault="00000000" w:rsidRPr="00000000" w14:paraId="000000B4">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diferencia de durabilidad encuentra una explicación en la teoría del condicionamiento. Así como en el reforzamiento continuo la conducta se aprende rápido pero se extingue con la misma rapidez al retirar el estímulo, los mecanismos que imponen el cambio desde fuera (decidiendo por el usuario) producen un efecto inmediato, pero igualmente frágil: desaparecen apenas el mecanismo se retira. En cambio, el cambio conductual que el usuario construye de forma gradual y deliberada resulta, de manera análoga al aprendizaje por reforzamiento intermitente, mucho más resistente a la extinción.</w:t>
      </w:r>
    </w:p>
    <w:p w:rsidR="00000000" w:rsidDel="00000000" w:rsidP="00000000" w:rsidRDefault="00000000" w:rsidRPr="00000000" w14:paraId="000000B5">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Los mecanismos que exigen mayor esfuerzo y al inicio se muestran menos efectivos son los que devuelven mayor agencia al usuario y sostienen el cambio más allá del corto plazo. Dado que el proyecto busca no solo reducir el uso, sino restituir la capacidad de decisión del usuario, la dirección pertinente no es la de máxima efectividad inmediata, sino la que equilibra efectividad y agencia recuperada.</w:t>
      </w:r>
    </w:p>
    <w:p w:rsidR="00000000" w:rsidDel="00000000" w:rsidP="00000000" w:rsidRDefault="00000000" w:rsidRPr="00000000" w14:paraId="000000B6">
      <w:pPr>
        <w:spacing w:after="300" w:before="300" w:lineRule="auto"/>
        <w:rPr/>
      </w:pPr>
      <w:commentRangeStart w:id="28"/>
      <w:r w:rsidDel="00000000" w:rsidR="00000000" w:rsidRPr="00000000">
        <w:rPr>
          <w:rFonts w:ascii="Heebo" w:cs="Heebo" w:eastAsia="Heebo" w:hAnsi="Heebo"/>
          <w:sz w:val="20"/>
          <w:szCs w:val="20"/>
          <w:rtl w:val="0"/>
        </w:rPr>
        <w:t xml:space="preserve">De este análisis se desprende que la dirección más prometedora no reside en un mecanismo único y fijo, sino en una intervención que evolucione con el usuario, combinando la fricción y la consciencia. En una etapa inicial, cuando el automatismo es más fuerte, una fricción más restrictiva cumple un rol necesario, el de interrumpir el uso no intencional cuando el usuario aún no tiene control sobre su conducta. Y a medida que el comportamiento se transforma y el usuario recupera agencia, esa fricción puede retirarse de forma paulatina, cediendo terreno a mecanismos de consciencia que sostienen el cambio desde la decisión propia. La intervención opera así como un andamiaje que ofrece un soporte externo fuerte al inicio y lo reduce progresivamente, hasta que el cambio conductual se sostiene por sí mismo.</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B7">
      <w:pPr>
        <w:pStyle w:val="Heading2"/>
        <w:rPr/>
      </w:pPr>
      <w:bookmarkStart w:colFirst="0" w:colLast="0" w:name="_adslfofmkurs" w:id="40"/>
      <w:bookmarkEnd w:id="40"/>
      <w:r w:rsidDel="00000000" w:rsidR="00000000" w:rsidRPr="00000000">
        <w:rPr>
          <w:rtl w:val="0"/>
        </w:rPr>
        <w:t xml:space="preserve">5.2. Descripción de la Intervención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rFonts w:ascii="Heebo" w:cs="Heebo" w:eastAsia="Heebo" w:hAnsi="Heebo"/>
          <w:b w:val="1"/>
          <w:bCs w:val="1"/>
          <w:sz w:val="26"/>
          <w:szCs w:val="26"/>
        </w:rPr>
      </w:pPr>
      <w:r w:rsidDel="00000000" w:rsidR="00000000" w:rsidRPr="00000000">
        <w:rPr>
          <w:rFonts w:ascii="Heebo" w:cs="Heebo" w:eastAsia="Heebo" w:hAnsi="Heebo"/>
          <w:sz w:val="20"/>
          <w:szCs w:val="20"/>
          <w:rtl w:val="0"/>
        </w:rPr>
        <w:t xml:space="preserve">Una intervención digital de fricción y consciencia que opera en el momento del agarre automático del dispositivo, interrumpiendo el uso de arrastre sin afectar el uso dirigido. Es adaptativa, es decir que ajusta su nivel de restricción según el grado de uso no intencional del usuario, endureciéndose o liberándose de forma gradual.</w:t>
      </w:r>
      <w:r w:rsidDel="00000000" w:rsidR="00000000" w:rsidRPr="00000000">
        <w:rPr>
          <w:rtl w:val="0"/>
        </w:rPr>
      </w:r>
    </w:p>
    <w:p w:rsidR="00000000" w:rsidDel="00000000" w:rsidP="00000000" w:rsidRDefault="00000000" w:rsidRPr="00000000" w14:paraId="000000B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criterio de fondo para distinguir ambos usos es la intención, un uso es legítimo cuando responde a un propósito consciente, y se vuelve problemático cuando el usuario se deja llevar sin una decisión deliberada. Sin embargo, dado que la intención no es directamente medible, pues, vive en la mente del usuario, y la intervención debe operar mediante un algo detectable, se hace uso del origen del contenido. Definiendo así,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como aquel en el que el usuario busca o elige activamente qué consumir (un video específico, publicar, responder un mensaje), mientras que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ocurre cuando el contenido es empujado por el algoritmo (como en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el </w:t>
      </w:r>
      <w:r w:rsidDel="00000000" w:rsidR="00000000" w:rsidRPr="00000000">
        <w:rPr>
          <w:rFonts w:ascii="Heebo" w:cs="Heebo" w:eastAsia="Heebo" w:hAnsi="Heebo"/>
          <w:i w:val="1"/>
          <w:iCs w:val="1"/>
          <w:sz w:val="20"/>
          <w:szCs w:val="20"/>
          <w:rtl w:val="0"/>
        </w:rPr>
        <w:t xml:space="preserve">For You</w:t>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BB">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es una aproximación imperfecta, ya que un usuario podría decidir conscientemente entrar a un </w:t>
      </w:r>
      <w:r w:rsidDel="00000000" w:rsidR="00000000" w:rsidRPr="00000000">
        <w:rPr>
          <w:rFonts w:ascii="Heebo" w:cs="Heebo" w:eastAsia="Heebo" w:hAnsi="Heebo"/>
          <w:i w:val="1"/>
          <w:iCs w:val="1"/>
          <w:sz w:val="20"/>
          <w:szCs w:val="20"/>
          <w:rtl w:val="0"/>
        </w:rPr>
        <w:t xml:space="preserve">feed</w:t>
      </w:r>
      <w:r w:rsidDel="00000000" w:rsidR="00000000" w:rsidRPr="00000000">
        <w:rPr>
          <w:rFonts w:ascii="Heebo" w:cs="Heebo" w:eastAsia="Heebo" w:hAnsi="Heebo"/>
          <w:sz w:val="20"/>
          <w:szCs w:val="20"/>
          <w:rtl w:val="0"/>
        </w:rPr>
        <w:t xml:space="preserve"> automatizado para relajarse, resulta más efectivo, pues, es más cuantificable. Porque el diseño sí puede rastrear el origen del estímulo. A partir de esta distinción, la interfaz actúa de forma selectiva: </w:t>
      </w:r>
      <w:r w:rsidDel="00000000" w:rsidR="00000000" w:rsidRPr="00000000">
        <w:rPr>
          <w:rFonts w:ascii="Heebo" w:cs="Heebo" w:eastAsia="Heebo" w:hAnsi="Heebo"/>
          <w:b w:val="1"/>
          <w:bCs w:val="1"/>
          <w:sz w:val="20"/>
          <w:szCs w:val="20"/>
          <w:rtl w:val="0"/>
        </w:rPr>
        <w:t xml:space="preserve">deja pasar el uso dirigido sin alterar la experiencia, pero activa la fricción de diseño exclusivamente ante el uso de arrastre.</w:t>
      </w:r>
      <w:r w:rsidDel="00000000" w:rsidR="00000000" w:rsidRPr="00000000">
        <w:rPr>
          <w:rFonts w:ascii="Heebo" w:cs="Heebo" w:eastAsia="Heebo" w:hAnsi="Heebo"/>
          <w:sz w:val="20"/>
          <w:szCs w:val="20"/>
          <w:rtl w:val="0"/>
        </w:rPr>
        <w:t xml:space="preserve"> De este modo, la fricción no bloquea el consumo, sino que interrumpe la inercia automatizada para devolverle al usuario la oportunidad de decidir si realmente desea continuar.</w:t>
      </w:r>
    </w:p>
    <w:p w:rsidR="00000000" w:rsidDel="00000000" w:rsidP="00000000" w:rsidRDefault="00000000" w:rsidRPr="00000000" w14:paraId="000000B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fricción se materializa como una interrupción deliberada en el momento en que el uso vira hacia el arrastre. No se trata de un bloqueo (descartado porque la evidencia, incluida la experiencia de los propios usuarios, muestra que genera desensibilización y pierde efecto con el tiempo), sino de una serie de principios que reintroducen la decisión consciente. Los cuales operan en tres direcciones: romper la automaticidad del gesto, aumentando el costo de reentrada al flujo; insertar una pausa que reactive la deliberación; y visibilizar la consecuencia del uso, contrastando el tiempo presente con su efecto sobre el resto del día. El propósito común no es impedir el consumo, sino apoyar la transición desde el procesamiento automático del </w:t>
      </w:r>
      <w:r w:rsidDel="00000000" w:rsidR="00000000" w:rsidRPr="00000000">
        <w:rPr>
          <w:rFonts w:ascii="Heebo" w:cs="Heebo" w:eastAsia="Heebo" w:hAnsi="Heebo"/>
          <w:i w:val="1"/>
          <w:iCs w:val="1"/>
          <w:sz w:val="20"/>
          <w:szCs w:val="20"/>
          <w:rtl w:val="0"/>
        </w:rPr>
        <w:t xml:space="preserve">Sistema 1</w:t>
      </w:r>
      <w:r w:rsidDel="00000000" w:rsidR="00000000" w:rsidRPr="00000000">
        <w:rPr>
          <w:rFonts w:ascii="Heebo" w:cs="Heebo" w:eastAsia="Heebo" w:hAnsi="Heebo"/>
          <w:sz w:val="20"/>
          <w:szCs w:val="20"/>
          <w:rtl w:val="0"/>
        </w:rPr>
        <w:t xml:space="preserve"> hacia el razonamiento consciente del Sistema 2 (Kahneman, 2011), permitiendo al usuario preguntarse</w:t>
      </w:r>
      <w:commentRangeStart w:id="29"/>
      <w:r w:rsidDel="00000000" w:rsidR="00000000" w:rsidRPr="00000000">
        <w:rPr>
          <w:rFonts w:ascii="Heebo" w:cs="Heebo" w:eastAsia="Heebo" w:hAnsi="Heebo"/>
          <w:sz w:val="20"/>
          <w:szCs w:val="20"/>
          <w:rtl w:val="0"/>
        </w:rPr>
        <w:t xml:space="preserve"> </w:t>
      </w:r>
      <w:commentRangeEnd w:id="29"/>
      <w:r w:rsidDel="00000000" w:rsidR="00000000" w:rsidRPr="00000000">
        <w:commentReference w:id="29"/>
      </w:r>
      <w:r w:rsidDel="00000000" w:rsidR="00000000" w:rsidRPr="00000000">
        <w:rPr>
          <w:rFonts w:ascii="Heebo" w:cs="Heebo" w:eastAsia="Heebo" w:hAnsi="Heebo"/>
          <w:sz w:val="20"/>
          <w:szCs w:val="20"/>
          <w:rtl w:val="0"/>
        </w:rPr>
        <w:t xml:space="preserve">¿quiero realmente seguir aquí? </w:t>
      </w:r>
    </w:p>
    <w:p w:rsidR="00000000" w:rsidDel="00000000" w:rsidP="00000000" w:rsidRDefault="00000000" w:rsidRPr="00000000" w14:paraId="000000B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las etapas iniciales, cuando el automatismo es más fuerte, la fricción es más restrictiva y externa; a medida que el usuario </w:t>
      </w:r>
      <w:commentRangeStart w:id="30"/>
      <w:r w:rsidDel="00000000" w:rsidR="00000000" w:rsidRPr="00000000">
        <w:rPr>
          <w:rFonts w:ascii="Heebo" w:cs="Heebo" w:eastAsia="Heebo" w:hAnsi="Heebo"/>
          <w:sz w:val="20"/>
          <w:szCs w:val="20"/>
          <w:rtl w:val="0"/>
        </w:rPr>
        <w:t xml:space="preserve">recupera agencia</w:t>
      </w:r>
      <w:commentRangeEnd w:id="30"/>
      <w:r w:rsidDel="00000000" w:rsidR="00000000" w:rsidRPr="00000000">
        <w:commentReference w:id="30"/>
      </w:r>
      <w:r w:rsidDel="00000000" w:rsidR="00000000" w:rsidRPr="00000000">
        <w:rPr>
          <w:rFonts w:ascii="Heebo" w:cs="Heebo" w:eastAsia="Heebo" w:hAnsi="Heebo"/>
          <w:sz w:val="20"/>
          <w:szCs w:val="20"/>
          <w:rtl w:val="0"/>
        </w:rPr>
        <w:t xml:space="preserve">, se libera progresivamente, cediendo el control de vuelta a la persona. A modo ilustrativo (sujeto a cambios), la intensidad se separa en tres niveles: </w:t>
      </w:r>
      <w:r w:rsidDel="00000000" w:rsidR="00000000" w:rsidRPr="00000000">
        <w:rPr>
          <w:rFonts w:ascii="Heebo" w:cs="Heebo" w:eastAsia="Heebo" w:hAnsi="Heebo"/>
          <w:sz w:val="20"/>
          <w:szCs w:val="20"/>
          <w:rtl w:val="0"/>
        </w:rPr>
        <w:t xml:space="preserve">u</w:t>
      </w:r>
      <w:r w:rsidDel="00000000" w:rsidR="00000000" w:rsidRPr="00000000">
        <w:rPr>
          <w:rFonts w:ascii="Heebo" w:cs="Heebo" w:eastAsia="Heebo" w:hAnsi="Heebo"/>
          <w:sz w:val="20"/>
          <w:szCs w:val="20"/>
          <w:rtl w:val="0"/>
        </w:rPr>
        <w:t xml:space="preserve">n nivel inicial de alta restricción que interrumpe físicamente el hábito cerrando la aplicación y reubicando su acceso tras cada sesión de arrastre; un nivel intermedio que suaviza la barrera pero mantiene el control del sistema, introduciendo una pausa con información contextual antes de permitir el ingreso; y un nivel avanzado, donde el control es casi total del usuario a través de límites autoimpuestos y graduables.</w:t>
      </w:r>
    </w:p>
    <w:p w:rsidR="00000000" w:rsidDel="00000000" w:rsidP="00000000" w:rsidRDefault="00000000" w:rsidRPr="00000000" w14:paraId="000000B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Ante esta alerta, el sistema reactiva automáticamente un mayor nivel de fricción, dado que durante una recaída la capacidad deliberativa del usuario se encuentra precisamente disminuida. Este endurecimiento no contradice el principio de agencia que guía el proyecto: opera dentro de un marco que el usuario aceptó voluntariamente y sobre el cual conserva siempre la decisión última, pudiendo ajustarlo o abandonarlo. A diferencia de una restricción impuesta desde fuera, el control de fondo nunca deja de pertenecer al usuario. De este modo, la intervención no busca instalar una dependencia permanente de sí misma, sino acompañar un proceso de aprendizaje adaptativo hasta que la autorregulación se sostenga de forma autónoma. </w:t>
      </w:r>
    </w:p>
    <w:p w:rsidR="00000000" w:rsidDel="00000000" w:rsidP="00000000" w:rsidRDefault="00000000" w:rsidRPr="00000000" w14:paraId="000000BF">
      <w:pPr>
        <w:pStyle w:val="Heading2"/>
        <w:rPr/>
      </w:pPr>
      <w:bookmarkStart w:colFirst="0" w:colLast="0" w:name="_q79q71c35gv9" w:id="41"/>
      <w:bookmarkEnd w:id="41"/>
      <w:r w:rsidDel="00000000" w:rsidR="00000000" w:rsidRPr="00000000">
        <w:rPr>
          <w:rtl w:val="0"/>
        </w:rPr>
        <w:t xml:space="preserve">5.3</w:t>
      </w:r>
      <w:commentRangeStart w:id="31"/>
      <w:r w:rsidDel="00000000" w:rsidR="00000000" w:rsidRPr="00000000">
        <w:rPr>
          <w:rtl w:val="0"/>
        </w:rPr>
        <w:t xml:space="preserve">. Escenario de Uso</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C0">
      <w:pPr>
        <w:rPr>
          <w:rFonts w:ascii="Heebo" w:cs="Heebo" w:eastAsia="Heebo" w:hAnsi="Heebo"/>
          <w:sz w:val="20"/>
          <w:szCs w:val="20"/>
        </w:rPr>
      </w:pPr>
      <w:r w:rsidDel="00000000" w:rsidR="00000000" w:rsidRPr="00000000">
        <w:rPr>
          <w:rFonts w:ascii="Heebo" w:cs="Heebo" w:eastAsia="Heebo" w:hAnsi="Heebo"/>
          <w:sz w:val="20"/>
          <w:szCs w:val="20"/>
          <w:rtl w:val="0"/>
        </w:rPr>
        <w:t xml:space="preserve">Para entender el sistema en acción, consideremos el caso de un diseñador creativo que utiliza Instagram como herramienta de trabajo y abre la aplicación durante un momento sin estructura, como el inicio de su mañana. Si su conducta se limita a un uso dirigido, por ejemplo, entrar directamente a responder un mensaje de un cliente o publicar un avance de su portafolio, la interfaz opera de manera invisible y lo deja pasar sin alterar su flujo. Sin embargo, el riesgo aparece cuando la tarea laboral termina y se produce el viraje al arrastre( como scrollear en el feed de reels), es en ese preciso instante donde el sistema detecta el cambio en el origen del contenido y dispara la fricción según el nivel de andamiaje en el que se encuentre el usuario: ya sea cerrando la aplicación y reubicando su acceso para romper el automatismo del gesto (nivel inicial), o introduciendo una pausa reflexiva con datos de su consumo (nivel intermedio). El usuario recupera su ventana de decisión, quedando frente a la opción de seguir consumiendo pero de manera plenamente consciente, o simplemente cerrar la pantalla. Idealmente devolveiéndole al usuario la agencia sobre su propio tiempo</w:t>
      </w:r>
      <w:ins w:author="MANUEL GALLARDO" w:id="6" w:date="2026-06-23T23:01:46Z">
        <w:r w:rsidDel="00000000" w:rsidR="00000000" w:rsidRPr="00000000">
          <w:rPr>
            <w:rFonts w:ascii="Heebo" w:cs="Heebo" w:eastAsia="Heebo" w:hAnsi="Heebo"/>
            <w:sz w:val="20"/>
            <w:szCs w:val="20"/>
            <w:rtl w:val="0"/>
          </w:rPr>
          <w:t xml:space="preserve">.</w:t>
        </w:r>
      </w:ins>
      <w:r w:rsidDel="00000000" w:rsidR="00000000" w:rsidRPr="00000000">
        <w:rPr>
          <w:rFonts w:ascii="Heebo" w:cs="Heebo" w:eastAsia="Heebo" w:hAnsi="Heebo"/>
          <w:sz w:val="20"/>
          <w:szCs w:val="20"/>
          <w:rtl w:val="0"/>
        </w:rPr>
        <w:t xml:space="preserve"> </w:t>
      </w:r>
    </w:p>
    <w:p w:rsidR="00000000" w:rsidDel="00000000" w:rsidP="00000000" w:rsidRDefault="00000000" w:rsidRPr="00000000" w14:paraId="000000C1">
      <w:pPr>
        <w:pStyle w:val="Heading2"/>
        <w:rPr/>
      </w:pPr>
      <w:bookmarkStart w:colFirst="0" w:colLast="0" w:name="_s3kkjewqfjex" w:id="42"/>
      <w:bookmarkEnd w:id="42"/>
      <w:r w:rsidDel="00000000" w:rsidR="00000000" w:rsidRPr="00000000">
        <w:rPr>
          <w:rtl w:val="0"/>
        </w:rPr>
        <w:t xml:space="preserve">5.4. Medición de Impacto</w:t>
      </w:r>
    </w:p>
    <w:p w:rsidR="00000000" w:rsidDel="00000000" w:rsidP="00000000" w:rsidRDefault="00000000" w:rsidRPr="00000000" w14:paraId="000000C2">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impacto de la intervención se mide de forma coherente con su premisa: no a través del tiempo total de pantalla, sino mediante el mismo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operativo que la sustenta. El indicador principal es la reducción en la frecuencia y duración de las interacciones con contenido de arrastre, mientras el uso dirigido se mantiene sin penalización. Por lo tanto, una disminución del tiempo total no es, por sí sola, señal de éxito; este indicador global podría subir, bajar o mantenerse igual, sin que esto afecte la validez de la intervención. Lo que verdaderamente califica el éxito es el declive específico del uso no intencional.</w:t>
      </w:r>
    </w:p>
    <w:p w:rsidR="00000000" w:rsidDel="00000000" w:rsidP="00000000" w:rsidRDefault="00000000" w:rsidRPr="00000000" w14:paraId="000000C3">
      <w:pPr>
        <w:spacing w:after="300" w:before="300" w:lineRule="auto"/>
        <w:rPr/>
      </w:pPr>
      <w:r w:rsidDel="00000000" w:rsidR="00000000" w:rsidRPr="00000000">
        <w:rPr>
          <w:rFonts w:ascii="Heebo" w:cs="Heebo" w:eastAsia="Heebo" w:hAnsi="Heebo"/>
          <w:sz w:val="20"/>
          <w:szCs w:val="20"/>
          <w:rtl w:val="0"/>
        </w:rPr>
        <w:t xml:space="preserve">Ahora bien, el objetivo último del proyecto no es reducir el uso mientras la fricción está activa, sino restituir la agencia del usuario de forma duradera. Por ello, el indicador más significativo es longitudinal, requiere comparar el comportamiento del usuario frente a su línea base inicial y verificar que la reducción del uso de arrastre se sostenga a través de un período de observación.. Si el usuario mantiene el cambio en los niveles avanzados o tras el retiro de la barrera donde el control pasa a ser plenamente suyo, puede afirmarse que la intervención cumplió su propósito: no generar dependencia de sí misma, sino un aprendizaje autónomo. La validación y parametrización de estos indicadores constituyen una de las tareas centrales de la etapa de Proyecto de Título.</w:t>
      </w:r>
      <w:r w:rsidDel="00000000" w:rsidR="00000000" w:rsidRPr="00000000">
        <w:rPr>
          <w:rtl w:val="0"/>
        </w:rPr>
      </w:r>
    </w:p>
    <w:p w:rsidR="00000000" w:rsidDel="00000000" w:rsidP="00000000" w:rsidRDefault="00000000" w:rsidRPr="00000000" w14:paraId="000000C4">
      <w:pPr>
        <w:pStyle w:val="Heading1"/>
        <w:rPr/>
      </w:pPr>
      <w:bookmarkStart w:colFirst="0" w:colLast="0" w:name="_ynvg8w4zl8h9" w:id="43"/>
      <w:bookmarkEnd w:id="43"/>
      <w:r w:rsidDel="00000000" w:rsidR="00000000" w:rsidRPr="00000000">
        <w:rPr>
          <w:rtl w:val="0"/>
        </w:rPr>
        <w:t xml:space="preserve">6. Bibliografía</w:t>
      </w:r>
    </w:p>
    <w:p w:rsidR="00000000" w:rsidDel="00000000" w:rsidP="00000000" w:rsidRDefault="00000000" w:rsidRPr="00000000" w14:paraId="000000C5">
      <w:pPr>
        <w:numPr>
          <w:ilvl w:val="0"/>
          <w:numId w:val="4"/>
        </w:numPr>
        <w:spacing w:after="0" w:before="30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Berridge, K. C., &amp; Kringelbach, M. L. (2015). Pleasure systems in the brain. Neuron, 86(3), 646–664.</w:t>
      </w:r>
      <w:hyperlink r:id="rId8">
        <w:r w:rsidDel="00000000" w:rsidR="00000000" w:rsidRPr="00000000">
          <w:rPr>
            <w:rFonts w:ascii="Heebo" w:cs="Heebo" w:eastAsia="Heebo" w:hAnsi="Heebo"/>
            <w:i w:val="1"/>
            <w:iCs w:val="1"/>
            <w:sz w:val="20"/>
            <w:szCs w:val="20"/>
            <w:rtl w:val="0"/>
          </w:rPr>
          <w:t xml:space="preserve"> </w:t>
        </w:r>
      </w:hyperlink>
      <w:hyperlink r:id="rId9">
        <w:r w:rsidDel="00000000" w:rsidR="00000000" w:rsidRPr="00000000">
          <w:rPr>
            <w:rFonts w:ascii="Heebo" w:cs="Heebo" w:eastAsia="Heebo" w:hAnsi="Heebo"/>
            <w:i w:val="1"/>
            <w:iCs w:val="1"/>
            <w:color w:val="1155cc"/>
            <w:sz w:val="20"/>
            <w:szCs w:val="20"/>
            <w:u w:val="single"/>
            <w:rtl w:val="0"/>
          </w:rPr>
          <w:t xml:space="preserve">https://doi.org/10.1016/j.neuron.2015.02.018</w:t>
        </w:r>
      </w:hyperlink>
      <w:r w:rsidDel="00000000" w:rsidR="00000000" w:rsidRPr="00000000">
        <w:rPr>
          <w:rtl w:val="0"/>
        </w:rPr>
      </w:r>
    </w:p>
    <w:p w:rsidR="00000000" w:rsidDel="00000000" w:rsidP="00000000" w:rsidRDefault="00000000" w:rsidRPr="00000000" w14:paraId="000000C6">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Berridge, K. C., &amp; Robinson, T. E. (1998). What is the role of dopamine in reward: Hedonic impact, reward learning, or incentive salience? Brain Research Reviews, 28(3), 309–369.</w:t>
      </w:r>
      <w:hyperlink r:id="rId10">
        <w:r w:rsidDel="00000000" w:rsidR="00000000" w:rsidRPr="00000000">
          <w:rPr>
            <w:rFonts w:ascii="Heebo" w:cs="Heebo" w:eastAsia="Heebo" w:hAnsi="Heebo"/>
            <w:i w:val="1"/>
            <w:iCs w:val="1"/>
            <w:sz w:val="20"/>
            <w:szCs w:val="20"/>
            <w:rtl w:val="0"/>
          </w:rPr>
          <w:t xml:space="preserve"> </w:t>
        </w:r>
      </w:hyperlink>
      <w:hyperlink r:id="rId11">
        <w:r w:rsidDel="00000000" w:rsidR="00000000" w:rsidRPr="00000000">
          <w:rPr>
            <w:rFonts w:ascii="Heebo" w:cs="Heebo" w:eastAsia="Heebo" w:hAnsi="Heebo"/>
            <w:i w:val="1"/>
            <w:iCs w:val="1"/>
            <w:color w:val="1155cc"/>
            <w:sz w:val="20"/>
            <w:szCs w:val="20"/>
            <w:u w:val="single"/>
            <w:rtl w:val="0"/>
          </w:rPr>
          <w:t xml:space="preserve">https://doi.org/10.1016/S0165-0173(98)00019-8</w:t>
        </w:r>
      </w:hyperlink>
      <w:r w:rsidDel="00000000" w:rsidR="00000000" w:rsidRPr="00000000">
        <w:rPr>
          <w:rtl w:val="0"/>
        </w:rPr>
      </w:r>
    </w:p>
    <w:p w:rsidR="00000000" w:rsidDel="00000000" w:rsidP="00000000" w:rsidRDefault="00000000" w:rsidRPr="00000000" w14:paraId="000000C7">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Brignull, H. (s.f.). Deceptive patterns. Deceptive Design.</w:t>
      </w:r>
      <w:hyperlink r:id="rId12">
        <w:r w:rsidDel="00000000" w:rsidR="00000000" w:rsidRPr="00000000">
          <w:rPr>
            <w:rFonts w:ascii="Heebo" w:cs="Heebo" w:eastAsia="Heebo" w:hAnsi="Heebo"/>
            <w:i w:val="1"/>
            <w:iCs w:val="1"/>
            <w:sz w:val="20"/>
            <w:szCs w:val="20"/>
            <w:rtl w:val="0"/>
          </w:rPr>
          <w:t xml:space="preserve"> </w:t>
        </w:r>
      </w:hyperlink>
      <w:hyperlink r:id="rId13">
        <w:r w:rsidDel="00000000" w:rsidR="00000000" w:rsidRPr="00000000">
          <w:rPr>
            <w:rFonts w:ascii="Heebo" w:cs="Heebo" w:eastAsia="Heebo" w:hAnsi="Heebo"/>
            <w:i w:val="1"/>
            <w:iCs w:val="1"/>
            <w:color w:val="1155cc"/>
            <w:sz w:val="20"/>
            <w:szCs w:val="20"/>
            <w:u w:val="single"/>
            <w:rtl w:val="0"/>
          </w:rPr>
          <w:t xml:space="preserve">https://www.deceptive.design/</w:t>
        </w:r>
      </w:hyperlink>
      <w:r w:rsidDel="00000000" w:rsidR="00000000" w:rsidRPr="00000000">
        <w:rPr>
          <w:rtl w:val="0"/>
        </w:rPr>
      </w:r>
    </w:p>
    <w:p w:rsidR="00000000" w:rsidDel="00000000" w:rsidP="00000000" w:rsidRDefault="00000000" w:rsidRPr="00000000" w14:paraId="000000C8">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Common Sense Media. (2023). Constant companion: A week in the life of a young person's smartphone use. Common Sense Media.</w:t>
      </w:r>
      <w:r w:rsidDel="00000000" w:rsidR="00000000" w:rsidRPr="00000000">
        <w:rPr>
          <w:rtl w:val="0"/>
        </w:rPr>
      </w:r>
    </w:p>
    <w:p w:rsidR="00000000" w:rsidDel="00000000" w:rsidP="00000000" w:rsidRDefault="00000000" w:rsidRPr="00000000" w14:paraId="000000C9">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Davis, F. D. (1989). Perceived usefulness, perceived ease of use, and user acceptance of information technology. MIS Quarterly, 13(3), 319–340.</w:t>
      </w:r>
      <w:hyperlink r:id="rId14">
        <w:r w:rsidDel="00000000" w:rsidR="00000000" w:rsidRPr="00000000">
          <w:rPr>
            <w:rFonts w:ascii="Heebo" w:cs="Heebo" w:eastAsia="Heebo" w:hAnsi="Heebo"/>
            <w:i w:val="1"/>
            <w:iCs w:val="1"/>
            <w:sz w:val="20"/>
            <w:szCs w:val="20"/>
            <w:rtl w:val="0"/>
          </w:rPr>
          <w:t xml:space="preserve"> </w:t>
        </w:r>
      </w:hyperlink>
      <w:hyperlink r:id="rId15">
        <w:r w:rsidDel="00000000" w:rsidR="00000000" w:rsidRPr="00000000">
          <w:rPr>
            <w:rFonts w:ascii="Heebo" w:cs="Heebo" w:eastAsia="Heebo" w:hAnsi="Heebo"/>
            <w:i w:val="1"/>
            <w:iCs w:val="1"/>
            <w:color w:val="1155cc"/>
            <w:sz w:val="20"/>
            <w:szCs w:val="20"/>
            <w:u w:val="single"/>
            <w:rtl w:val="0"/>
          </w:rPr>
          <w:t xml:space="preserve">https://doi.org/10.2307/249008</w:t>
        </w:r>
      </w:hyperlink>
      <w:r w:rsidDel="00000000" w:rsidR="00000000" w:rsidRPr="00000000">
        <w:rPr>
          <w:rtl w:val="0"/>
        </w:rPr>
      </w:r>
    </w:p>
    <w:p w:rsidR="00000000" w:rsidDel="00000000" w:rsidP="00000000" w:rsidRDefault="00000000" w:rsidRPr="00000000" w14:paraId="000000CA">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Diamond, J. (1997). Guns, germs, and steel: The fates of human societies. W. W. Norton.</w:t>
      </w:r>
      <w:r w:rsidDel="00000000" w:rsidR="00000000" w:rsidRPr="00000000">
        <w:rPr>
          <w:rtl w:val="0"/>
        </w:rPr>
      </w:r>
    </w:p>
    <w:p w:rsidR="00000000" w:rsidDel="00000000" w:rsidP="00000000" w:rsidRDefault="00000000" w:rsidRPr="00000000" w14:paraId="000000CB">
      <w:pPr>
        <w:numPr>
          <w:ilvl w:val="0"/>
          <w:numId w:val="4"/>
        </w:numPr>
        <w:spacing w:after="0" w:before="0" w:lineRule="auto"/>
        <w:ind w:left="720" w:hanging="360"/>
        <w:rPr>
          <w:rFonts w:ascii="Heebo" w:cs="Heebo" w:eastAsia="Heebo" w:hAnsi="Heebo"/>
          <w:i w:val="1"/>
          <w:iCs w:val="1"/>
          <w:sz w:val="20"/>
          <w:szCs w:val="20"/>
        </w:rPr>
      </w:pPr>
      <w:commentRangeStart w:id="32"/>
      <w:r w:rsidDel="00000000" w:rsidR="00000000" w:rsidRPr="00000000">
        <w:rPr>
          <w:rFonts w:ascii="Heebo" w:cs="Heebo" w:eastAsia="Heebo" w:hAnsi="Heebo"/>
          <w:i w:val="1"/>
          <w:iCs w:val="1"/>
          <w:sz w:val="20"/>
          <w:szCs w:val="20"/>
          <w:rtl w:val="0"/>
        </w:rPr>
        <w:t xml:space="preserve">Duhigg, C. (2012). The power of habit: Why we do what we do in life and business. Random House.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CC">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Ferster, C. B., &amp; Skinner, B. F. (1957). Schedules of reinforcement. Appleton-Century-Crofts.</w:t>
      </w:r>
      <w:hyperlink r:id="rId16">
        <w:r w:rsidDel="00000000" w:rsidR="00000000" w:rsidRPr="00000000">
          <w:rPr>
            <w:rFonts w:ascii="Heebo" w:cs="Heebo" w:eastAsia="Heebo" w:hAnsi="Heebo"/>
            <w:i w:val="1"/>
            <w:iCs w:val="1"/>
            <w:sz w:val="20"/>
            <w:szCs w:val="20"/>
            <w:rtl w:val="0"/>
          </w:rPr>
          <w:t xml:space="preserve"> </w:t>
        </w:r>
      </w:hyperlink>
      <w:hyperlink r:id="rId17">
        <w:r w:rsidDel="00000000" w:rsidR="00000000" w:rsidRPr="00000000">
          <w:rPr>
            <w:rFonts w:ascii="Heebo" w:cs="Heebo" w:eastAsia="Heebo" w:hAnsi="Heebo"/>
            <w:i w:val="1"/>
            <w:iCs w:val="1"/>
            <w:color w:val="1155cc"/>
            <w:sz w:val="20"/>
            <w:szCs w:val="20"/>
            <w:u w:val="single"/>
            <w:rtl w:val="0"/>
          </w:rPr>
          <w:t xml:space="preserve">https://doi.org/10.1037/10627-000</w:t>
        </w:r>
      </w:hyperlink>
      <w:r w:rsidDel="00000000" w:rsidR="00000000" w:rsidRPr="00000000">
        <w:rPr>
          <w:rtl w:val="0"/>
        </w:rPr>
      </w:r>
    </w:p>
    <w:p w:rsidR="00000000" w:rsidDel="00000000" w:rsidP="00000000" w:rsidRDefault="00000000" w:rsidRPr="00000000" w14:paraId="000000CD">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Fiorillo, C. D., Tobler, P. N., &amp; Schultz, W. (2003). Discrete coding of reward probability and uncertainty by dopamine neurons. Science, 299(5614), 1898–1902.</w:t>
      </w:r>
      <w:hyperlink r:id="rId18">
        <w:r w:rsidDel="00000000" w:rsidR="00000000" w:rsidRPr="00000000">
          <w:rPr>
            <w:rFonts w:ascii="Heebo" w:cs="Heebo" w:eastAsia="Heebo" w:hAnsi="Heebo"/>
            <w:i w:val="1"/>
            <w:iCs w:val="1"/>
            <w:sz w:val="20"/>
            <w:szCs w:val="20"/>
            <w:rtl w:val="0"/>
          </w:rPr>
          <w:t xml:space="preserve"> </w:t>
        </w:r>
      </w:hyperlink>
      <w:hyperlink r:id="rId19">
        <w:r w:rsidDel="00000000" w:rsidR="00000000" w:rsidRPr="00000000">
          <w:rPr>
            <w:rFonts w:ascii="Heebo" w:cs="Heebo" w:eastAsia="Heebo" w:hAnsi="Heebo"/>
            <w:i w:val="1"/>
            <w:iCs w:val="1"/>
            <w:color w:val="1155cc"/>
            <w:sz w:val="20"/>
            <w:szCs w:val="20"/>
            <w:u w:val="single"/>
            <w:rtl w:val="0"/>
          </w:rPr>
          <w:t xml:space="preserve">https://doi.org/10.1126/science.1077349</w:t>
        </w:r>
      </w:hyperlink>
      <w:r w:rsidDel="00000000" w:rsidR="00000000" w:rsidRPr="00000000">
        <w:rPr>
          <w:rtl w:val="0"/>
        </w:rPr>
      </w:r>
    </w:p>
    <w:p w:rsidR="00000000" w:rsidDel="00000000" w:rsidP="00000000" w:rsidRDefault="00000000" w:rsidRPr="00000000" w14:paraId="000000CE">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Han, B.-C. (2015). The burnout society. Stanford University Press.</w:t>
      </w:r>
      <w:r w:rsidDel="00000000" w:rsidR="00000000" w:rsidRPr="00000000">
        <w:rPr>
          <w:rtl w:val="0"/>
        </w:rPr>
      </w:r>
    </w:p>
    <w:p w:rsidR="00000000" w:rsidDel="00000000" w:rsidP="00000000" w:rsidRDefault="00000000" w:rsidRPr="00000000" w14:paraId="000000CF">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Kahneman, D. (2011). Thinking, fast and slow. Farrar, Straus and Giroux.</w:t>
      </w:r>
      <w:r w:rsidDel="00000000" w:rsidR="00000000" w:rsidRPr="00000000">
        <w:rPr>
          <w:rtl w:val="0"/>
        </w:rPr>
      </w:r>
    </w:p>
    <w:p w:rsidR="00000000" w:rsidDel="00000000" w:rsidP="00000000" w:rsidRDefault="00000000" w:rsidRPr="00000000" w14:paraId="000000D0">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Kemp, S. (2024). Digital 2024: The time we spend on social media. DataReportal.</w:t>
      </w:r>
      <w:hyperlink r:id="rId20">
        <w:r w:rsidDel="00000000" w:rsidR="00000000" w:rsidRPr="00000000">
          <w:rPr>
            <w:rFonts w:ascii="Heebo" w:cs="Heebo" w:eastAsia="Heebo" w:hAnsi="Heebo"/>
            <w:i w:val="1"/>
            <w:iCs w:val="1"/>
            <w:sz w:val="20"/>
            <w:szCs w:val="20"/>
            <w:rtl w:val="0"/>
          </w:rPr>
          <w:t xml:space="preserve"> </w:t>
        </w:r>
      </w:hyperlink>
      <w:hyperlink r:id="rId21">
        <w:r w:rsidDel="00000000" w:rsidR="00000000" w:rsidRPr="00000000">
          <w:rPr>
            <w:rFonts w:ascii="Heebo" w:cs="Heebo" w:eastAsia="Heebo" w:hAnsi="Heebo"/>
            <w:i w:val="1"/>
            <w:iCs w:val="1"/>
            <w:color w:val="1155cc"/>
            <w:sz w:val="20"/>
            <w:szCs w:val="20"/>
            <w:u w:val="single"/>
            <w:rtl w:val="0"/>
          </w:rPr>
          <w:t xml:space="preserve">https://datareportal.com/reports/digital-2024-deep-dive-the-time-we-spend-on-social-media</w:t>
        </w:r>
      </w:hyperlink>
      <w:r w:rsidDel="00000000" w:rsidR="00000000" w:rsidRPr="00000000">
        <w:rPr>
          <w:rtl w:val="0"/>
        </w:rPr>
      </w:r>
    </w:p>
    <w:p w:rsidR="00000000" w:rsidDel="00000000" w:rsidP="00000000" w:rsidRDefault="00000000" w:rsidRPr="00000000" w14:paraId="000000D1">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Schultz, W., Dayan, P., &amp; Montague, P. R. (1997). A neural substrate of prediction and reward. Science, 275(5306), 1593–1599.</w:t>
      </w:r>
      <w:hyperlink r:id="rId22">
        <w:r w:rsidDel="00000000" w:rsidR="00000000" w:rsidRPr="00000000">
          <w:rPr>
            <w:rFonts w:ascii="Heebo" w:cs="Heebo" w:eastAsia="Heebo" w:hAnsi="Heebo"/>
            <w:i w:val="1"/>
            <w:iCs w:val="1"/>
            <w:sz w:val="20"/>
            <w:szCs w:val="20"/>
            <w:rtl w:val="0"/>
          </w:rPr>
          <w:t xml:space="preserve"> </w:t>
        </w:r>
      </w:hyperlink>
      <w:hyperlink r:id="rId23">
        <w:r w:rsidDel="00000000" w:rsidR="00000000" w:rsidRPr="00000000">
          <w:rPr>
            <w:rFonts w:ascii="Heebo" w:cs="Heebo" w:eastAsia="Heebo" w:hAnsi="Heebo"/>
            <w:i w:val="1"/>
            <w:iCs w:val="1"/>
            <w:color w:val="1155cc"/>
            <w:sz w:val="20"/>
            <w:szCs w:val="20"/>
            <w:u w:val="single"/>
            <w:rtl w:val="0"/>
          </w:rPr>
          <w:t xml:space="preserve">https://doi.org/10.1126/science.275.5306.1593</w:t>
        </w:r>
      </w:hyperlink>
      <w:r w:rsidDel="00000000" w:rsidR="00000000" w:rsidRPr="00000000">
        <w:rPr>
          <w:rtl w:val="0"/>
        </w:rPr>
      </w:r>
    </w:p>
    <w:p w:rsidR="00000000" w:rsidDel="00000000" w:rsidP="00000000" w:rsidRDefault="00000000" w:rsidRPr="00000000" w14:paraId="000000D2">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Shenhav, A., Botvinick, M. M., &amp; Cohen, J. D. (2013). The expected value of control: An integrative theory of anterior cingulate cortex function. Neuron, 79(2), 217–240.</w:t>
      </w:r>
      <w:hyperlink r:id="rId24">
        <w:r w:rsidDel="00000000" w:rsidR="00000000" w:rsidRPr="00000000">
          <w:rPr>
            <w:rFonts w:ascii="Heebo" w:cs="Heebo" w:eastAsia="Heebo" w:hAnsi="Heebo"/>
            <w:i w:val="1"/>
            <w:iCs w:val="1"/>
            <w:sz w:val="20"/>
            <w:szCs w:val="20"/>
            <w:rtl w:val="0"/>
          </w:rPr>
          <w:t xml:space="preserve"> </w:t>
        </w:r>
      </w:hyperlink>
      <w:hyperlink r:id="rId25">
        <w:r w:rsidDel="00000000" w:rsidR="00000000" w:rsidRPr="00000000">
          <w:rPr>
            <w:rFonts w:ascii="Heebo" w:cs="Heebo" w:eastAsia="Heebo" w:hAnsi="Heebo"/>
            <w:i w:val="1"/>
            <w:iCs w:val="1"/>
            <w:color w:val="1155cc"/>
            <w:sz w:val="20"/>
            <w:szCs w:val="20"/>
            <w:u w:val="single"/>
            <w:rtl w:val="0"/>
          </w:rPr>
          <w:t xml:space="preserve">https://doi.org/10.1016/j.neuron.2013.07.007</w:t>
        </w:r>
      </w:hyperlink>
      <w:r w:rsidDel="00000000" w:rsidR="00000000" w:rsidRPr="00000000">
        <w:rPr>
          <w:rtl w:val="0"/>
        </w:rPr>
      </w:r>
    </w:p>
    <w:p w:rsidR="00000000" w:rsidDel="00000000" w:rsidP="00000000" w:rsidRDefault="00000000" w:rsidRPr="00000000" w14:paraId="000000D3">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Simon, H. A. (1971). Designing organizations for an information-rich world. En M. Greenberger (Ed.), Computers, communications, and the public interest (pp. 37–72). Johns Hopkins Press.</w:t>
      </w:r>
      <w:r w:rsidDel="00000000" w:rsidR="00000000" w:rsidRPr="00000000">
        <w:rPr>
          <w:rtl w:val="0"/>
        </w:rPr>
      </w:r>
    </w:p>
    <w:p w:rsidR="00000000" w:rsidDel="00000000" w:rsidP="00000000" w:rsidRDefault="00000000" w:rsidRPr="00000000" w14:paraId="000000D4">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SUBTEL &amp; Cadem. (2024). X Encuesta sobre acceso, usos y usuarios de Internet en Chile. Subsecretaría de Telecomunicaciones.</w:t>
      </w:r>
      <w:hyperlink r:id="rId26">
        <w:r w:rsidDel="00000000" w:rsidR="00000000" w:rsidRPr="00000000">
          <w:rPr>
            <w:rFonts w:ascii="Heebo" w:cs="Heebo" w:eastAsia="Heebo" w:hAnsi="Heebo"/>
            <w:i w:val="1"/>
            <w:iCs w:val="1"/>
            <w:sz w:val="20"/>
            <w:szCs w:val="20"/>
            <w:rtl w:val="0"/>
          </w:rPr>
          <w:t xml:space="preserve"> </w:t>
        </w:r>
      </w:hyperlink>
      <w:hyperlink r:id="rId27">
        <w:r w:rsidDel="00000000" w:rsidR="00000000" w:rsidRPr="00000000">
          <w:rPr>
            <w:rFonts w:ascii="Heebo" w:cs="Heebo" w:eastAsia="Heebo" w:hAnsi="Heebo"/>
            <w:i w:val="1"/>
            <w:iCs w:val="1"/>
            <w:color w:val="1155cc"/>
            <w:sz w:val="20"/>
            <w:szCs w:val="20"/>
            <w:u w:val="single"/>
            <w:rtl w:val="0"/>
          </w:rPr>
          <w:t xml:space="preserve">https://www.subtel.gob.cl/wp-content/uploads/2024/03/Informe_Final_Acceso_y_uso_Internet_2023_VF.pdf</w:t>
        </w:r>
      </w:hyperlink>
      <w:r w:rsidDel="00000000" w:rsidR="00000000" w:rsidRPr="00000000">
        <w:rPr>
          <w:rtl w:val="0"/>
        </w:rPr>
      </w:r>
    </w:p>
    <w:p w:rsidR="00000000" w:rsidDel="00000000" w:rsidP="00000000" w:rsidRDefault="00000000" w:rsidRPr="00000000" w14:paraId="000000D5">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Sweller, J. (1988). Cognitive load during problem solving: Effects on learning. Cognitive Science, 12(2), 257–285.</w:t>
      </w:r>
      <w:hyperlink r:id="rId28">
        <w:r w:rsidDel="00000000" w:rsidR="00000000" w:rsidRPr="00000000">
          <w:rPr>
            <w:rFonts w:ascii="Heebo" w:cs="Heebo" w:eastAsia="Heebo" w:hAnsi="Heebo"/>
            <w:i w:val="1"/>
            <w:iCs w:val="1"/>
            <w:sz w:val="20"/>
            <w:szCs w:val="20"/>
            <w:rtl w:val="0"/>
          </w:rPr>
          <w:t xml:space="preserve"> </w:t>
        </w:r>
      </w:hyperlink>
      <w:hyperlink r:id="rId29">
        <w:r w:rsidDel="00000000" w:rsidR="00000000" w:rsidRPr="00000000">
          <w:rPr>
            <w:rFonts w:ascii="Heebo" w:cs="Heebo" w:eastAsia="Heebo" w:hAnsi="Heebo"/>
            <w:i w:val="1"/>
            <w:iCs w:val="1"/>
            <w:color w:val="1155cc"/>
            <w:sz w:val="20"/>
            <w:szCs w:val="20"/>
            <w:u w:val="single"/>
            <w:rtl w:val="0"/>
          </w:rPr>
          <w:t xml:space="preserve">https://doi.org/10.1207/s15516709cog1202_4</w:t>
        </w:r>
      </w:hyperlink>
      <w:r w:rsidDel="00000000" w:rsidR="00000000" w:rsidRPr="00000000">
        <w:rPr>
          <w:rtl w:val="0"/>
        </w:rPr>
      </w:r>
    </w:p>
    <w:p w:rsidR="00000000" w:rsidDel="00000000" w:rsidP="00000000" w:rsidRDefault="00000000" w:rsidRPr="00000000" w14:paraId="000000D6">
      <w:pPr>
        <w:numPr>
          <w:ilvl w:val="0"/>
          <w:numId w:val="4"/>
        </w:numPr>
        <w:spacing w:after="0" w:before="0" w:lineRule="auto"/>
        <w:ind w:left="720" w:hanging="360"/>
        <w:rPr>
          <w:rFonts w:ascii="Heebo" w:cs="Heebo" w:eastAsia="Heebo" w:hAnsi="Heebo"/>
          <w:i w:val="1"/>
          <w:iCs w:val="1"/>
          <w:sz w:val="20"/>
          <w:szCs w:val="20"/>
        </w:rPr>
      </w:pPr>
      <w:commentRangeStart w:id="33"/>
      <w:r w:rsidDel="00000000" w:rsidR="00000000" w:rsidRPr="00000000">
        <w:rPr>
          <w:rFonts w:ascii="Heebo" w:cs="Heebo" w:eastAsia="Heebo" w:hAnsi="Heebo"/>
          <w:i w:val="1"/>
          <w:iCs w:val="1"/>
          <w:sz w:val="20"/>
          <w:szCs w:val="20"/>
          <w:rtl w:val="0"/>
        </w:rPr>
        <w:t xml:space="preserve">Wood, D., Bruner, J. S., &amp; Ross, G. (1976). The role of tutoring in problem solving. Journal of Child Psychology and Psychiatry, 17(2), 89–100.</w:t>
      </w:r>
      <w:hyperlink r:id="rId30">
        <w:r w:rsidDel="00000000" w:rsidR="00000000" w:rsidRPr="00000000">
          <w:rPr>
            <w:rFonts w:ascii="Heebo" w:cs="Heebo" w:eastAsia="Heebo" w:hAnsi="Heebo"/>
            <w:i w:val="1"/>
            <w:iCs w:val="1"/>
            <w:sz w:val="20"/>
            <w:szCs w:val="20"/>
            <w:rtl w:val="0"/>
          </w:rPr>
          <w:t xml:space="preserve"> </w:t>
        </w:r>
      </w:hyperlink>
      <w:commentRangeEnd w:id="33"/>
      <w:r w:rsidDel="00000000" w:rsidR="00000000" w:rsidRPr="00000000">
        <w:commentReference w:id="33"/>
      </w:r>
      <w:hyperlink r:id="rId31">
        <w:r w:rsidDel="00000000" w:rsidR="00000000" w:rsidRPr="00000000">
          <w:rPr>
            <w:rFonts w:ascii="Heebo" w:cs="Heebo" w:eastAsia="Heebo" w:hAnsi="Heebo"/>
            <w:i w:val="1"/>
            <w:iCs w:val="1"/>
            <w:color w:val="1155cc"/>
            <w:sz w:val="20"/>
            <w:szCs w:val="20"/>
            <w:u w:val="single"/>
            <w:rtl w:val="0"/>
          </w:rPr>
          <w:t xml:space="preserve">https://doi.org/10.1111/j.1469-7610.1976.tb00381.x</w:t>
        </w:r>
      </w:hyperlink>
      <w:r w:rsidDel="00000000" w:rsidR="00000000" w:rsidRPr="00000000">
        <w:rPr>
          <w:rtl w:val="0"/>
        </w:rPr>
      </w:r>
    </w:p>
    <w:p w:rsidR="00000000" w:rsidDel="00000000" w:rsidP="00000000" w:rsidRDefault="00000000" w:rsidRPr="00000000" w14:paraId="000000D7">
      <w:pPr>
        <w:numPr>
          <w:ilvl w:val="0"/>
          <w:numId w:val="4"/>
        </w:numPr>
        <w:spacing w:after="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Wood, W., &amp; Neal, D. T. (2007). A new look at habits and the habit–goal interface. Psychological Review, 114(4), 843–863.</w:t>
      </w:r>
      <w:hyperlink r:id="rId32">
        <w:r w:rsidDel="00000000" w:rsidR="00000000" w:rsidRPr="00000000">
          <w:rPr>
            <w:rFonts w:ascii="Heebo" w:cs="Heebo" w:eastAsia="Heebo" w:hAnsi="Heebo"/>
            <w:i w:val="1"/>
            <w:iCs w:val="1"/>
            <w:sz w:val="20"/>
            <w:szCs w:val="20"/>
            <w:rtl w:val="0"/>
          </w:rPr>
          <w:t xml:space="preserve"> </w:t>
        </w:r>
      </w:hyperlink>
      <w:hyperlink r:id="rId33">
        <w:r w:rsidDel="00000000" w:rsidR="00000000" w:rsidRPr="00000000">
          <w:rPr>
            <w:rFonts w:ascii="Heebo" w:cs="Heebo" w:eastAsia="Heebo" w:hAnsi="Heebo"/>
            <w:i w:val="1"/>
            <w:iCs w:val="1"/>
            <w:color w:val="1155cc"/>
            <w:sz w:val="20"/>
            <w:szCs w:val="20"/>
            <w:u w:val="single"/>
            <w:rtl w:val="0"/>
          </w:rPr>
          <w:t xml:space="preserve">https://doi.org/10.1037/0033-295X.114.4.843</w:t>
        </w:r>
      </w:hyperlink>
      <w:r w:rsidDel="00000000" w:rsidR="00000000" w:rsidRPr="00000000">
        <w:rPr>
          <w:rtl w:val="0"/>
        </w:rPr>
      </w:r>
    </w:p>
    <w:p w:rsidR="00000000" w:rsidDel="00000000" w:rsidP="00000000" w:rsidRDefault="00000000" w:rsidRPr="00000000" w14:paraId="000000D8">
      <w:pPr>
        <w:numPr>
          <w:ilvl w:val="0"/>
          <w:numId w:val="4"/>
        </w:numPr>
        <w:spacing w:after="300" w:before="0" w:lineRule="auto"/>
        <w:ind w:left="720" w:hanging="360"/>
        <w:rPr>
          <w:rFonts w:ascii="Heebo" w:cs="Heebo" w:eastAsia="Heebo" w:hAnsi="Heebo"/>
          <w:i w:val="1"/>
          <w:iCs w:val="1"/>
          <w:sz w:val="20"/>
          <w:szCs w:val="20"/>
        </w:rPr>
      </w:pPr>
      <w:r w:rsidDel="00000000" w:rsidR="00000000" w:rsidRPr="00000000">
        <w:rPr>
          <w:rFonts w:ascii="Heebo" w:cs="Heebo" w:eastAsia="Heebo" w:hAnsi="Heebo"/>
          <w:i w:val="1"/>
          <w:iCs w:val="1"/>
          <w:sz w:val="20"/>
          <w:szCs w:val="20"/>
          <w:rtl w:val="0"/>
        </w:rPr>
        <w:t xml:space="preserve">Zuboff, S. (2019). The age of surveillance capitalism: The fight for a human future at the new frontier of power. PublicAffairs.</w:t>
      </w:r>
      <w:r w:rsidDel="00000000" w:rsidR="00000000" w:rsidRPr="00000000">
        <w:rPr>
          <w:rtl w:val="0"/>
        </w:rPr>
      </w:r>
    </w:p>
    <w:p w:rsidR="00000000" w:rsidDel="00000000" w:rsidP="00000000" w:rsidRDefault="00000000" w:rsidRPr="00000000" w14:paraId="000000D9">
      <w:pPr>
        <w:spacing w:after="300" w:before="300" w:lineRule="auto"/>
        <w:ind w:left="720" w:firstLine="0"/>
        <w:rPr>
          <w:rFonts w:ascii="Heebo" w:cs="Heebo" w:eastAsia="Heebo" w:hAnsi="Heebo"/>
          <w:i w:val="1"/>
          <w:iCs w:val="1"/>
          <w:sz w:val="20"/>
          <w:szCs w:val="20"/>
        </w:rPr>
      </w:pPr>
      <w:r w:rsidDel="00000000" w:rsidR="00000000" w:rsidRPr="00000000">
        <w:rPr>
          <w:rtl w:val="0"/>
        </w:rPr>
      </w:r>
    </w:p>
    <w:p w:rsidR="00000000" w:rsidDel="00000000" w:rsidP="00000000" w:rsidRDefault="00000000" w:rsidRPr="00000000" w14:paraId="000000DA">
      <w:pPr>
        <w:pStyle w:val="Heading2"/>
        <w:rPr>
          <w:sz w:val="20"/>
          <w:szCs w:val="20"/>
        </w:rPr>
      </w:pPr>
      <w:bookmarkStart w:colFirst="0" w:colLast="0" w:name="_gxncewjj1lca" w:id="44"/>
      <w:bookmarkEnd w:id="44"/>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EL GALLARDO" w:id="27" w:date="2026-06-23T22:57:4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w:t>
      </w:r>
    </w:p>
  </w:comment>
  <w:comment w:author="DANIEL SEBASTIAN GAMBARROTTI ARGUDO" w:id="29" w:date="2026-06-24T03:29:29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DANIEL SEBASTIAN GAMBARROTTI ARGUDO" w:id="32" w:date="2026-06-24T02:42:1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me ayudó un poquito la ia en busqueda de pequeñas pifias jeje, pero este no está citado en tu textoo, quizás se te pasó</w:t>
      </w:r>
    </w:p>
  </w:comment>
  <w:comment w:author="MANUEL GALLARDO" w:id="26" w:date="2026-06-23T22:57:0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ES DEL MISMO AUTOR?</w:t>
      </w:r>
    </w:p>
  </w:comment>
  <w:comment w:author="DANIEL SEBASTIAN GAMBARROTTI ARGUDO" w:id="18" w:date="2026-06-24T02:51:1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desarrollaría más aquii a ese autor</w:t>
      </w:r>
    </w:p>
  </w:comment>
  <w:comment w:author="DANIEL SEBASTIAN GAMBARROTTI ARGUDO" w:id="33" w:date="2026-06-24T02:52:4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mencionaste un texto de wood con Neal, este es de ross y bruner que no está citadoo (tmb me ayudó la ia aqui, yo la uso para corregir esas pifiitas jaja)</w:t>
      </w:r>
    </w:p>
  </w:comment>
  <w:comment w:author="MANUEL GALLARDO" w:id="15" w:date="2026-06-23T22:27:03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w:t>
      </w:r>
    </w:p>
  </w:comment>
  <w:comment w:author="DANIEL SEBASTIAN GAMBARROTTI ARGUDO" w:id="10" w:date="2026-06-24T02:48:45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tiene fechaaa es 2023 la investigación y empezó en 2010 en un foro suyo</w:t>
      </w:r>
    </w:p>
  </w:comment>
  <w:comment w:author="MANUEL GALLARDO" w:id="11" w:date="2026-06-23T22:04:36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fuentes</w:t>
      </w:r>
    </w:p>
  </w:comment>
  <w:comment w:author="MANUEL GALLARDO" w:id="23" w:date="2026-06-23T22:47:27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discutible cuando el momento es mas un síntoma que un fenómeno en si mismo</w:t>
      </w:r>
    </w:p>
  </w:comment>
  <w:comment w:author="MANUEL GALLARDO" w:id="28" w:date="2026-06-23T22:59:03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veo que la lógica de ecosistema debe aparecer, no es un objeto</w:t>
      </w:r>
    </w:p>
  </w:comment>
  <w:comment w:author="DANIEL SEBASTIAN GAMBARROTTI ARGUDO" w:id="12" w:date="2026-06-24T02:49:17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citar con año</w:t>
      </w:r>
    </w:p>
  </w:comment>
  <w:comment w:author="MANUEL GALLARDO" w:id="8" w:date="2026-06-23T21:43:22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buen capítulo, falta actualizar autores y actualizar fenómeno,</w:t>
      </w:r>
    </w:p>
  </w:comment>
  <w:comment w:author="MANUEL GALLARDO" w:id="13" w:date="2026-06-23T22:04:4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w:t>
      </w:r>
    </w:p>
  </w:comment>
  <w:comment w:author="MANUEL GALLARDO" w:id="9" w:date="2026-06-23T21:46:49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quien?</w:t>
      </w:r>
    </w:p>
  </w:comment>
  <w:comment w:author="DANIEL SEBASTIAN GAMBARROTTI ARGUDO" w:id="7" w:date="2026-06-24T02:46:5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daklsjdaslkdka lo cambiaría yo pero ta chistoso para que te fijes nomas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A "TIKTOK"</w:t>
      </w:r>
    </w:p>
  </w:comment>
  <w:comment w:author="DANIEL SEBASTIAN GAMBARROTTI ARGUDO" w:id="2" w:date="2026-06-24T02:36:1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se lee más como un inicio a marco teórico mas que como un párrafo conector</w:t>
      </w:r>
    </w:p>
  </w:comment>
  <w:comment w:author="MANUEL GALLARDO" w:id="3" w:date="2026-06-23T21:28:35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w:t>
      </w:r>
    </w:p>
  </w:comment>
  <w:comment w:author="MANUEL GALLARDO" w:id="22" w:date="2026-06-23T22:46:32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 porque te centras en lo digital solamente.</w:t>
      </w:r>
    </w:p>
  </w:comment>
  <w:comment w:author="DANIEL SEBASTIAN GAMBARROTTI ARGUDO" w:id="19" w:date="2026-06-24T03:31:17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sobra creeo</w:t>
      </w:r>
    </w:p>
  </w:comment>
  <w:comment w:author="MANUEL GALLARDO" w:id="17" w:date="2026-06-23T22:36:47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una cita</w:t>
      </w:r>
    </w:p>
  </w:comment>
  <w:comment w:author="DANIEL SEBASTIAN GAMBARROTTI ARGUDO" w:id="14" w:date="2026-06-24T03:42:31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faltan conectores aqui no se enitende dms bien</w:t>
      </w:r>
    </w:p>
  </w:comment>
  <w:comment w:author="MANUEL GALLARDO" w:id="4" w:date="2026-06-23T21:29:07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según?</w:t>
      </w:r>
    </w:p>
  </w:comment>
  <w:comment w:author="DANIEL SEBASTIAN GAMBARROTTI ARGUDO" w:id="20" w:date="2026-06-24T02:38:32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intentaría buscar un sondeo a mayor escala, y usar esos 5 para reafirmarla y situarlo más cercano</w:t>
      </w:r>
    </w:p>
  </w:comment>
  <w:comment w:author="MANUEL GALLARDO" w:id="25" w:date="2026-06-23T22:55:20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abierto el abanico</w:t>
      </w:r>
    </w:p>
  </w:comment>
  <w:comment w:author="DANIEL SEBASTIAN GAMBARROTTI ARGUDO" w:id="6" w:date="2026-06-24T02:46:19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una palabra aquii</w:t>
      </w:r>
    </w:p>
  </w:comment>
  <w:comment w:author="DANIEL SEBASTIAN GAMBARROTTI ARGUDO" w:id="31" w:date="2026-06-24T02:41:07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gusta como está narrado pero no se permite visualizar realmnete que ve el usuario realmente cunado la fricción se activa, me ahce especial ruido pq uno de mis referentes es la APP onesec, que precisamente es una app que reintegra una fricción al usuario y cunado me describes esto me imagino a veces esa misma app, por eso creo que podrías definirlo un poquiito mas y proponer referentes</w:t>
      </w:r>
    </w:p>
  </w:comment>
  <w:comment w:author="MANUEL GALLARDO" w:id="21" w:date="2026-06-23T22:43:04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apurar este</w:t>
      </w:r>
    </w:p>
  </w:comment>
  <w:comment w:author="DANIEL SEBASTIAN GAMBARROTTI ARGUDO" w:id="30" w:date="2026-06-24T03:30:29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 "su" o "la" agencia "propia", tmb lo cambiaría a autonomía o conciencia</w:t>
      </w:r>
    </w:p>
  </w:comment>
  <w:comment w:author="DANIEL SEBASTIAN GAMBARROTTI ARGUDO" w:id="0" w:date="2026-06-24T02:42:52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sacaría comillas</w:t>
      </w:r>
    </w:p>
  </w:comment>
  <w:comment w:author="MANUEL GALLARDO" w:id="16" w:date="2026-06-23T22:30:48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vinculate con el departamento de neurociencias ya</w:t>
      </w:r>
    </w:p>
  </w:comment>
  <w:comment w:author="DANIEL SEBASTIAN GAMBARROTTI ARGUDO" w:id="24" w:date="2026-06-24T02:32:25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cerraría un poquin el abanico como te comenté, como poner referentes y posibles "soportes" poara cada concepto que sostienen tus respuestas al problmea</w:t>
      </w:r>
    </w:p>
  </w:comment>
  <w:comment w:author="MANUEL GALLARDO" w:id="5" w:date="2026-06-23T21:34:49Z">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vovler a la edad de piedra en el storywriting)</w:t>
      </w:r>
    </w:p>
  </w:comment>
  <w:comment w:author="DANIEL SEBASTIAN GAMBARROTTI ARGUDO" w:id="1" w:date="2026-06-24T02:43:40Z">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siguiendo la rubrica nomas le falta el semestre jeje por si acaso lo agregaría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ebo" w:cs="Heebo" w:eastAsia="Heebo" w:hAnsi="Heebo"/>
      <w:sz w:val="40"/>
      <w:szCs w:val="40"/>
    </w:rPr>
  </w:style>
  <w:style w:type="paragraph" w:styleId="Heading2">
    <w:name w:val="heading 2"/>
    <w:basedOn w:val="Normal"/>
    <w:next w:val="Normal"/>
    <w:pPr>
      <w:keepNext w:val="1"/>
      <w:keepLines w:val="1"/>
      <w:spacing w:after="120" w:before="360" w:lineRule="auto"/>
    </w:pPr>
    <w:rPr>
      <w:rFonts w:ascii="Heebo" w:cs="Heebo" w:eastAsia="Heebo" w:hAnsi="Heeb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atareportal.com/reports/digital-2024-deep-dive-the-time-we-spend-on-social-media" TargetMode="External"/><Relationship Id="rId22" Type="http://schemas.openxmlformats.org/officeDocument/2006/relationships/hyperlink" Target="https://doi.org/10.1126/science.275.5306.1593" TargetMode="External"/><Relationship Id="rId21" Type="http://schemas.openxmlformats.org/officeDocument/2006/relationships/hyperlink" Target="https://datareportal.com/reports/digital-2024-deep-dive-the-time-we-spend-on-social-media" TargetMode="External"/><Relationship Id="rId24" Type="http://schemas.openxmlformats.org/officeDocument/2006/relationships/hyperlink" Target="https://doi.org/10.1016/j.neuron.2013.07.007" TargetMode="External"/><Relationship Id="rId23" Type="http://schemas.openxmlformats.org/officeDocument/2006/relationships/hyperlink" Target="https://doi.org/10.1126/science.275.5306.159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neuron.2015.02.018" TargetMode="External"/><Relationship Id="rId26" Type="http://schemas.openxmlformats.org/officeDocument/2006/relationships/hyperlink" Target="https://www.subtel.gob.cl/wp-content/uploads/2024/03/Informe_Final_Acceso_y_uso_Internet_2023_VF.pdf" TargetMode="External"/><Relationship Id="rId25" Type="http://schemas.openxmlformats.org/officeDocument/2006/relationships/hyperlink" Target="https://doi.org/10.1016/j.neuron.2013.07.007" TargetMode="External"/><Relationship Id="rId28" Type="http://schemas.openxmlformats.org/officeDocument/2006/relationships/hyperlink" Target="https://doi.org/10.1207/s15516709cog1202_4" TargetMode="External"/><Relationship Id="rId27" Type="http://schemas.openxmlformats.org/officeDocument/2006/relationships/hyperlink" Target="https://www.subtel.gob.cl/wp-content/uploads/2024/03/Informe_Final_Acceso_y_uso_Internet_2023_VF.pdf"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207/s15516709cog1202_4" TargetMode="External"/><Relationship Id="rId7" Type="http://schemas.openxmlformats.org/officeDocument/2006/relationships/image" Target="media/image1.png"/><Relationship Id="rId8" Type="http://schemas.openxmlformats.org/officeDocument/2006/relationships/hyperlink" Target="https://doi.org/10.1016/j.neuron.2015.02.018" TargetMode="External"/><Relationship Id="rId31" Type="http://schemas.openxmlformats.org/officeDocument/2006/relationships/hyperlink" Target="https://doi.org/10.1111/j.1469-7610.1976.tb00381.x" TargetMode="External"/><Relationship Id="rId30" Type="http://schemas.openxmlformats.org/officeDocument/2006/relationships/hyperlink" Target="https://doi.org/10.1111/j.1469-7610.1976.tb00381.x" TargetMode="External"/><Relationship Id="rId11" Type="http://schemas.openxmlformats.org/officeDocument/2006/relationships/hyperlink" Target="https://doi.org/10.1016/S0165-0173(98)00019-8" TargetMode="External"/><Relationship Id="rId33" Type="http://schemas.openxmlformats.org/officeDocument/2006/relationships/hyperlink" Target="https://doi.org/10.1037/0033-295X.114.4.843" TargetMode="External"/><Relationship Id="rId10" Type="http://schemas.openxmlformats.org/officeDocument/2006/relationships/hyperlink" Target="https://doi.org/10.1016/S0165-0173(98)00019-8" TargetMode="External"/><Relationship Id="rId32" Type="http://schemas.openxmlformats.org/officeDocument/2006/relationships/hyperlink" Target="https://doi.org/10.1037/0033-295X.114.4.843" TargetMode="External"/><Relationship Id="rId13" Type="http://schemas.openxmlformats.org/officeDocument/2006/relationships/hyperlink" Target="https://www.deceptive.design/" TargetMode="External"/><Relationship Id="rId12" Type="http://schemas.openxmlformats.org/officeDocument/2006/relationships/hyperlink" Target="https://www.deceptive.design/" TargetMode="External"/><Relationship Id="rId15" Type="http://schemas.openxmlformats.org/officeDocument/2006/relationships/hyperlink" Target="https://doi.org/10.2307/249008" TargetMode="External"/><Relationship Id="rId14" Type="http://schemas.openxmlformats.org/officeDocument/2006/relationships/hyperlink" Target="https://doi.org/10.2307/249008" TargetMode="External"/><Relationship Id="rId17" Type="http://schemas.openxmlformats.org/officeDocument/2006/relationships/hyperlink" Target="https://doi.org/10.1037/10627-000" TargetMode="External"/><Relationship Id="rId16" Type="http://schemas.openxmlformats.org/officeDocument/2006/relationships/hyperlink" Target="https://doi.org/10.1037/10627-000" TargetMode="External"/><Relationship Id="rId19" Type="http://schemas.openxmlformats.org/officeDocument/2006/relationships/hyperlink" Target="https://doi.org/10.1126/science.1077349" TargetMode="External"/><Relationship Id="rId18" Type="http://schemas.openxmlformats.org/officeDocument/2006/relationships/hyperlink" Target="https://doi.org/10.1126/science.10773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